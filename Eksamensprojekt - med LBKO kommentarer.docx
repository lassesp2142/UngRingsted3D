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A623FF" w14:textId="2582E97C" w:rsidR="009958C3" w:rsidRPr="009B6A1F" w:rsidRDefault="009958C3" w:rsidP="009B6A1F">
      <w:pPr>
        <w:pStyle w:val="Titel"/>
        <w:rPr>
          <w:rStyle w:val="Svagfremhvning"/>
          <w:i w:val="0"/>
          <w:iCs w:val="0"/>
          <w:color w:val="auto"/>
          <w:rPrChange w:id="0" w:author="Laila Kofoed" w:date="2017-06-20T18:29:00Z">
            <w:rPr>
              <w:rStyle w:val="Svagfremhvning"/>
              <w:rFonts w:ascii="Times New Roman" w:hAnsi="Times New Roman" w:cs="Times New Roman"/>
              <w:sz w:val="24"/>
              <w:szCs w:val="24"/>
            </w:rPr>
          </w:rPrChange>
        </w:rPr>
        <w:pPrChange w:id="1" w:author="Laila Kofoed" w:date="2017-06-20T18:29:00Z">
          <w:pPr>
            <w:ind w:left="720"/>
          </w:pPr>
        </w:pPrChange>
      </w:pPr>
      <w:del w:id="2" w:author="Laila Kofoed" w:date="2017-06-20T18:29:00Z">
        <w:r w:rsidRPr="009B6A1F" w:rsidDel="009B6A1F">
          <w:rPr>
            <w:rStyle w:val="Svagfremhvning"/>
            <w:i w:val="0"/>
            <w:iCs w:val="0"/>
            <w:color w:val="auto"/>
            <w:rPrChange w:id="3" w:author="Laila Kofoed" w:date="2017-06-20T18:29:00Z">
              <w:rPr>
                <w:rStyle w:val="Svagfremhvning"/>
                <w:rFonts w:ascii="Times New Roman" w:hAnsi="Times New Roman" w:cs="Times New Roman"/>
                <w:sz w:val="24"/>
                <w:szCs w:val="24"/>
              </w:rPr>
            </w:rPrChange>
          </w:rPr>
          <w:delText>Titel</w:delText>
        </w:r>
      </w:del>
      <w:ins w:id="4" w:author="Laila Kofoed" w:date="2017-06-20T18:28:00Z">
        <w:r w:rsidR="009B6A1F" w:rsidRPr="009B6A1F">
          <w:rPr>
            <w:rStyle w:val="Svagfremhvning"/>
            <w:i w:val="0"/>
            <w:iCs w:val="0"/>
            <w:color w:val="auto"/>
            <w:rPrChange w:id="5" w:author="Laila Kofoed" w:date="2017-06-20T18:29:00Z">
              <w:rPr>
                <w:rStyle w:val="Svagfremhvning"/>
                <w:rFonts w:ascii="Times New Roman" w:hAnsi="Times New Roman" w:cs="Times New Roman"/>
                <w:sz w:val="24"/>
                <w:szCs w:val="24"/>
              </w:rPr>
            </w:rPrChange>
          </w:rPr>
          <w:t>Fremfinding af datafil af specfik type</w:t>
        </w:r>
      </w:ins>
    </w:p>
    <w:p w14:paraId="37638B78" w14:textId="4BB6CEF8" w:rsidR="009958C3" w:rsidRPr="009B6A1F" w:rsidRDefault="009958C3" w:rsidP="009B6A1F">
      <w:pPr>
        <w:pStyle w:val="Titel"/>
        <w:rPr>
          <w:rStyle w:val="Svagfremhvning"/>
          <w:i w:val="0"/>
          <w:iCs w:val="0"/>
          <w:color w:val="auto"/>
          <w:rPrChange w:id="6" w:author="Laila Kofoed" w:date="2017-06-20T18:29:00Z">
            <w:rPr>
              <w:rStyle w:val="Svagfremhvning"/>
              <w:rFonts w:ascii="Times New Roman" w:hAnsi="Times New Roman" w:cs="Times New Roman"/>
              <w:sz w:val="24"/>
              <w:szCs w:val="24"/>
            </w:rPr>
          </w:rPrChange>
        </w:rPr>
        <w:pPrChange w:id="7" w:author="Laila Kofoed" w:date="2017-06-20T18:29:00Z">
          <w:pPr>
            <w:ind w:left="720"/>
          </w:pPr>
        </w:pPrChange>
      </w:pPr>
      <w:r w:rsidRPr="009B6A1F">
        <w:rPr>
          <w:rStyle w:val="Svagfremhvning"/>
          <w:i w:val="0"/>
          <w:iCs w:val="0"/>
          <w:color w:val="auto"/>
          <w:rPrChange w:id="8" w:author="Laila Kofoed" w:date="2017-06-20T18:29:00Z">
            <w:rPr>
              <w:rStyle w:val="Svagfremhvning"/>
              <w:rFonts w:ascii="Times New Roman" w:hAnsi="Times New Roman" w:cs="Times New Roman"/>
              <w:sz w:val="24"/>
              <w:szCs w:val="24"/>
            </w:rPr>
          </w:rPrChange>
        </w:rPr>
        <w:t>Fag: Programmering</w:t>
      </w:r>
    </w:p>
    <w:p w14:paraId="7DA4701D" w14:textId="64A6925D" w:rsidR="009B6A1F" w:rsidRDefault="009B6A1F" w:rsidP="000F000F">
      <w:pPr>
        <w:ind w:left="720"/>
        <w:rPr>
          <w:ins w:id="9" w:author="Laila Kofoed" w:date="2017-06-20T18:29:00Z"/>
          <w:rStyle w:val="Svagfremhvning"/>
          <w:rFonts w:ascii="Times New Roman" w:hAnsi="Times New Roman" w:cs="Times New Roman"/>
          <w:b/>
          <w:sz w:val="24"/>
          <w:szCs w:val="24"/>
        </w:rPr>
      </w:pPr>
      <w:r w:rsidRPr="008D2CA7">
        <w:rPr>
          <w:rFonts w:ascii="Times New Roman" w:hAnsi="Times New Roman" w:cs="Times New Roman"/>
          <w:b/>
          <w:noProof/>
          <w:sz w:val="24"/>
          <w:szCs w:val="24"/>
          <w:lang w:eastAsia="da-DK"/>
          <w:rPrChange w:id="10" w:author="Laila Kofoed" w:date="2017-06-20T17:26:00Z">
            <w:rPr>
              <w:rFonts w:ascii="Times New Roman" w:hAnsi="Times New Roman" w:cs="Times New Roman"/>
              <w:noProof/>
              <w:sz w:val="24"/>
              <w:szCs w:val="24"/>
              <w:lang w:eastAsia="da-DK"/>
            </w:rPr>
          </w:rPrChange>
        </w:rPr>
        <w:drawing>
          <wp:anchor distT="0" distB="0" distL="114300" distR="114300" simplePos="0" relativeHeight="251658240" behindDoc="0" locked="0" layoutInCell="1" allowOverlap="1" wp14:anchorId="3ACB8DF7" wp14:editId="24032A33">
            <wp:simplePos x="0" y="0"/>
            <wp:positionH relativeFrom="page">
              <wp:posOffset>1581150</wp:posOffset>
            </wp:positionH>
            <wp:positionV relativeFrom="paragraph">
              <wp:posOffset>204470</wp:posOffset>
            </wp:positionV>
            <wp:extent cx="5179060" cy="5143500"/>
            <wp:effectExtent l="0" t="0" r="2540" b="0"/>
            <wp:wrapTopAndBottom/>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79060" cy="5143500"/>
                    </a:xfrm>
                    <a:prstGeom prst="rect">
                      <a:avLst/>
                    </a:prstGeom>
                  </pic:spPr>
                </pic:pic>
              </a:graphicData>
            </a:graphic>
            <wp14:sizeRelH relativeFrom="margin">
              <wp14:pctWidth>0</wp14:pctWidth>
            </wp14:sizeRelH>
            <wp14:sizeRelV relativeFrom="margin">
              <wp14:pctHeight>0</wp14:pctHeight>
            </wp14:sizeRelV>
          </wp:anchor>
        </w:drawing>
      </w:r>
    </w:p>
    <w:p w14:paraId="05064464" w14:textId="0A36BC49" w:rsidR="009B6A1F" w:rsidRDefault="009B6A1F" w:rsidP="009B6A1F">
      <w:pPr>
        <w:rPr>
          <w:ins w:id="11" w:author="Laila Kofoed" w:date="2017-06-20T18:29:00Z"/>
          <w:rStyle w:val="Svagfremhvning"/>
          <w:rFonts w:ascii="Times New Roman" w:hAnsi="Times New Roman" w:cs="Times New Roman"/>
          <w:b/>
          <w:sz w:val="24"/>
          <w:szCs w:val="24"/>
        </w:rPr>
        <w:pPrChange w:id="12" w:author="Laila Kofoed" w:date="2017-06-20T18:30:00Z">
          <w:pPr>
            <w:ind w:left="720"/>
          </w:pPr>
        </w:pPrChange>
      </w:pPr>
      <w:bookmarkStart w:id="13" w:name="_GoBack"/>
      <w:bookmarkEnd w:id="13"/>
    </w:p>
    <w:p w14:paraId="7670B4F6" w14:textId="77777777" w:rsidR="009B6A1F" w:rsidRDefault="009B6A1F" w:rsidP="000F000F">
      <w:pPr>
        <w:ind w:left="720"/>
        <w:rPr>
          <w:ins w:id="14" w:author="Laila Kofoed" w:date="2017-06-20T18:29:00Z"/>
          <w:rStyle w:val="Svagfremhvning"/>
          <w:rFonts w:ascii="Times New Roman" w:hAnsi="Times New Roman" w:cs="Times New Roman"/>
          <w:b/>
          <w:sz w:val="24"/>
          <w:szCs w:val="24"/>
        </w:rPr>
      </w:pPr>
    </w:p>
    <w:p w14:paraId="251BB994" w14:textId="0CE2DE24" w:rsidR="009958C3" w:rsidRPr="008D2CA7" w:rsidRDefault="008D2CA7" w:rsidP="000F000F">
      <w:pPr>
        <w:ind w:left="720"/>
        <w:rPr>
          <w:rStyle w:val="Svagfremhvning"/>
          <w:rFonts w:ascii="Times New Roman" w:hAnsi="Times New Roman" w:cs="Times New Roman"/>
          <w:b/>
          <w:sz w:val="24"/>
          <w:szCs w:val="24"/>
          <w:rPrChange w:id="15" w:author="Laila Kofoed" w:date="2017-06-20T17:26:00Z">
            <w:rPr>
              <w:rStyle w:val="Svagfremhvning"/>
              <w:rFonts w:ascii="Times New Roman" w:hAnsi="Times New Roman" w:cs="Times New Roman"/>
              <w:sz w:val="24"/>
              <w:szCs w:val="24"/>
            </w:rPr>
          </w:rPrChange>
        </w:rPr>
      </w:pPr>
      <w:r w:rsidRPr="008D2CA7">
        <w:rPr>
          <w:rStyle w:val="Svagfremhvning"/>
          <w:rFonts w:ascii="Times New Roman" w:hAnsi="Times New Roman" w:cs="Times New Roman"/>
          <w:b/>
          <w:sz w:val="24"/>
          <w:szCs w:val="24"/>
          <w:rPrChange w:id="16" w:author="Laila Kofoed" w:date="2017-06-20T17:26:00Z">
            <w:rPr>
              <w:rStyle w:val="Svagfremhvning"/>
              <w:rFonts w:ascii="Times New Roman" w:hAnsi="Times New Roman" w:cs="Times New Roman"/>
              <w:sz w:val="24"/>
              <w:szCs w:val="24"/>
            </w:rPr>
          </w:rPrChange>
        </w:rPr>
        <w:t xml:space="preserve">Dato: </w:t>
      </w:r>
      <w:ins w:id="17" w:author="Laila Kofoed" w:date="2017-06-20T17:26:00Z">
        <w:r w:rsidRPr="008D2CA7">
          <w:rPr>
            <w:rStyle w:val="Svagfremhvning"/>
            <w:rFonts w:ascii="Times New Roman" w:hAnsi="Times New Roman" w:cs="Times New Roman"/>
            <w:b/>
            <w:sz w:val="24"/>
            <w:szCs w:val="24"/>
            <w:rPrChange w:id="18" w:author="Laila Kofoed" w:date="2017-06-20T17:26:00Z">
              <w:rPr>
                <w:rStyle w:val="Svagfremhvning"/>
                <w:rFonts w:ascii="Times New Roman" w:hAnsi="Times New Roman" w:cs="Times New Roman"/>
                <w:sz w:val="24"/>
                <w:szCs w:val="24"/>
              </w:rPr>
            </w:rPrChange>
          </w:rPr>
          <w:t>23</w:t>
        </w:r>
      </w:ins>
      <w:r w:rsidR="009958C3" w:rsidRPr="008D2CA7">
        <w:rPr>
          <w:rStyle w:val="Svagfremhvning"/>
          <w:rFonts w:ascii="Times New Roman" w:hAnsi="Times New Roman" w:cs="Times New Roman"/>
          <w:b/>
          <w:sz w:val="24"/>
          <w:szCs w:val="24"/>
          <w:rPrChange w:id="19" w:author="Laila Kofoed" w:date="2017-06-20T17:26:00Z">
            <w:rPr>
              <w:rStyle w:val="Svagfremhvning"/>
              <w:rFonts w:ascii="Times New Roman" w:hAnsi="Times New Roman" w:cs="Times New Roman"/>
              <w:sz w:val="24"/>
              <w:szCs w:val="24"/>
            </w:rPr>
          </w:rPrChange>
        </w:rPr>
        <w:t>/0</w:t>
      </w:r>
      <w:ins w:id="20" w:author="Laila Kofoed" w:date="2017-06-20T18:29:00Z">
        <w:r w:rsidR="009B6A1F">
          <w:rPr>
            <w:rStyle w:val="Svagfremhvning"/>
            <w:rFonts w:ascii="Times New Roman" w:hAnsi="Times New Roman" w:cs="Times New Roman"/>
            <w:b/>
            <w:sz w:val="24"/>
            <w:szCs w:val="24"/>
          </w:rPr>
          <w:t>6</w:t>
        </w:r>
      </w:ins>
      <w:del w:id="21" w:author="Laila Kofoed" w:date="2017-06-20T18:29:00Z">
        <w:r w:rsidR="009958C3" w:rsidRPr="008D2CA7" w:rsidDel="009B6A1F">
          <w:rPr>
            <w:rStyle w:val="Svagfremhvning"/>
            <w:rFonts w:ascii="Times New Roman" w:hAnsi="Times New Roman" w:cs="Times New Roman"/>
            <w:b/>
            <w:sz w:val="24"/>
            <w:szCs w:val="24"/>
            <w:rPrChange w:id="22" w:author="Laila Kofoed" w:date="2017-06-20T17:26:00Z">
              <w:rPr>
                <w:rStyle w:val="Svagfremhvning"/>
                <w:rFonts w:ascii="Times New Roman" w:hAnsi="Times New Roman" w:cs="Times New Roman"/>
                <w:sz w:val="24"/>
                <w:szCs w:val="24"/>
              </w:rPr>
            </w:rPrChange>
          </w:rPr>
          <w:delText>8</w:delText>
        </w:r>
      </w:del>
      <w:r w:rsidR="009958C3" w:rsidRPr="008D2CA7">
        <w:rPr>
          <w:rStyle w:val="Svagfremhvning"/>
          <w:rFonts w:ascii="Times New Roman" w:hAnsi="Times New Roman" w:cs="Times New Roman"/>
          <w:b/>
          <w:sz w:val="24"/>
          <w:szCs w:val="24"/>
          <w:rPrChange w:id="23" w:author="Laila Kofoed" w:date="2017-06-20T17:26:00Z">
            <w:rPr>
              <w:rStyle w:val="Svagfremhvning"/>
              <w:rFonts w:ascii="Times New Roman" w:hAnsi="Times New Roman" w:cs="Times New Roman"/>
              <w:sz w:val="24"/>
              <w:szCs w:val="24"/>
            </w:rPr>
          </w:rPrChange>
        </w:rPr>
        <w:t>-2017</w:t>
      </w:r>
    </w:p>
    <w:p w14:paraId="621B4AD3" w14:textId="1F5B4E99" w:rsidR="009958C3" w:rsidRPr="008D2CA7" w:rsidRDefault="009958C3" w:rsidP="000F000F">
      <w:pPr>
        <w:ind w:left="720"/>
        <w:rPr>
          <w:rStyle w:val="Svagfremhvning"/>
          <w:rFonts w:ascii="Times New Roman" w:hAnsi="Times New Roman" w:cs="Times New Roman"/>
          <w:b/>
          <w:sz w:val="24"/>
          <w:szCs w:val="24"/>
          <w:rPrChange w:id="24" w:author="Laila Kofoed" w:date="2017-06-20T17:26:00Z">
            <w:rPr>
              <w:rStyle w:val="Svagfremhvning"/>
              <w:rFonts w:ascii="Times New Roman" w:hAnsi="Times New Roman" w:cs="Times New Roman"/>
              <w:sz w:val="24"/>
              <w:szCs w:val="24"/>
            </w:rPr>
          </w:rPrChange>
        </w:rPr>
      </w:pPr>
      <w:r w:rsidRPr="008D2CA7">
        <w:rPr>
          <w:rStyle w:val="Svagfremhvning"/>
          <w:rFonts w:ascii="Times New Roman" w:hAnsi="Times New Roman" w:cs="Times New Roman"/>
          <w:b/>
          <w:sz w:val="24"/>
          <w:szCs w:val="24"/>
          <w:rPrChange w:id="25" w:author="Laila Kofoed" w:date="2017-06-20T17:26:00Z">
            <w:rPr>
              <w:rStyle w:val="Svagfremhvning"/>
              <w:rFonts w:ascii="Times New Roman" w:hAnsi="Times New Roman" w:cs="Times New Roman"/>
              <w:sz w:val="24"/>
              <w:szCs w:val="24"/>
            </w:rPr>
          </w:rPrChange>
        </w:rPr>
        <w:t>Navn: Sune Kofoed Svendsen</w:t>
      </w:r>
    </w:p>
    <w:p w14:paraId="0CE30320" w14:textId="74ED548A" w:rsidR="009958C3" w:rsidRPr="008D2CA7" w:rsidRDefault="009958C3" w:rsidP="000F000F">
      <w:pPr>
        <w:ind w:left="720"/>
        <w:rPr>
          <w:rStyle w:val="Svagfremhvning"/>
          <w:rFonts w:ascii="Times New Roman" w:hAnsi="Times New Roman" w:cs="Times New Roman"/>
          <w:b/>
          <w:sz w:val="24"/>
          <w:szCs w:val="24"/>
          <w:rPrChange w:id="26" w:author="Laila Kofoed" w:date="2017-06-20T17:26:00Z">
            <w:rPr>
              <w:rStyle w:val="Svagfremhvning"/>
              <w:rFonts w:ascii="Times New Roman" w:hAnsi="Times New Roman" w:cs="Times New Roman"/>
              <w:sz w:val="24"/>
              <w:szCs w:val="24"/>
            </w:rPr>
          </w:rPrChange>
        </w:rPr>
      </w:pPr>
      <w:r w:rsidRPr="008D2CA7">
        <w:rPr>
          <w:rStyle w:val="Svagfremhvning"/>
          <w:rFonts w:ascii="Times New Roman" w:hAnsi="Times New Roman" w:cs="Times New Roman"/>
          <w:b/>
          <w:sz w:val="24"/>
          <w:szCs w:val="24"/>
          <w:rPrChange w:id="27" w:author="Laila Kofoed" w:date="2017-06-20T17:26:00Z">
            <w:rPr>
              <w:rStyle w:val="Svagfremhvning"/>
              <w:rFonts w:ascii="Times New Roman" w:hAnsi="Times New Roman" w:cs="Times New Roman"/>
              <w:sz w:val="24"/>
              <w:szCs w:val="24"/>
            </w:rPr>
          </w:rPrChange>
        </w:rPr>
        <w:t>Klasse: 2R</w:t>
      </w:r>
    </w:p>
    <w:p w14:paraId="219ABD0B" w14:textId="6445CBC1" w:rsidR="009958C3" w:rsidRPr="008D2CA7" w:rsidRDefault="009958C3" w:rsidP="000F000F">
      <w:pPr>
        <w:ind w:left="720"/>
        <w:rPr>
          <w:rStyle w:val="Svagfremhvning"/>
          <w:rFonts w:ascii="Times New Roman" w:hAnsi="Times New Roman" w:cs="Times New Roman"/>
          <w:b/>
          <w:sz w:val="24"/>
          <w:szCs w:val="24"/>
          <w:rPrChange w:id="28" w:author="Laila Kofoed" w:date="2017-06-20T17:26:00Z">
            <w:rPr>
              <w:rStyle w:val="Svagfremhvning"/>
              <w:rFonts w:ascii="Times New Roman" w:hAnsi="Times New Roman" w:cs="Times New Roman"/>
              <w:sz w:val="24"/>
              <w:szCs w:val="24"/>
            </w:rPr>
          </w:rPrChange>
        </w:rPr>
      </w:pPr>
      <w:r w:rsidRPr="008D2CA7">
        <w:rPr>
          <w:rStyle w:val="Svagfremhvning"/>
          <w:rFonts w:ascii="Times New Roman" w:hAnsi="Times New Roman" w:cs="Times New Roman"/>
          <w:b/>
          <w:sz w:val="24"/>
          <w:szCs w:val="24"/>
          <w:rPrChange w:id="29" w:author="Laila Kofoed" w:date="2017-06-20T17:26:00Z">
            <w:rPr>
              <w:rStyle w:val="Svagfremhvning"/>
              <w:rFonts w:ascii="Times New Roman" w:hAnsi="Times New Roman" w:cs="Times New Roman"/>
              <w:sz w:val="24"/>
              <w:szCs w:val="24"/>
            </w:rPr>
          </w:rPrChange>
        </w:rPr>
        <w:t>Skole: ZBC Ringsted</w:t>
      </w:r>
    </w:p>
    <w:p w14:paraId="0CE63EB5" w14:textId="3E83ED4E" w:rsidR="005643FC" w:rsidRPr="000F000F" w:rsidRDefault="009958C3" w:rsidP="000F000F">
      <w:pPr>
        <w:pStyle w:val="Overskrift1"/>
      </w:pPr>
      <w:r w:rsidRPr="000F000F">
        <w:lastRenderedPageBreak/>
        <w:t xml:space="preserve">Kort </w:t>
      </w:r>
      <w:r w:rsidR="005643FC" w:rsidRPr="000F000F">
        <w:t>Abstract</w:t>
      </w:r>
    </w:p>
    <w:p w14:paraId="3CB9EA6B" w14:textId="23874765" w:rsidR="00F1377E" w:rsidRPr="000F000F" w:rsidRDefault="000F000F" w:rsidP="00F1377E">
      <w:pPr>
        <w:ind w:left="720"/>
        <w:rPr>
          <w:rFonts w:ascii="Times New Roman" w:hAnsi="Times New Roman" w:cs="Times New Roman"/>
          <w:sz w:val="24"/>
          <w:szCs w:val="24"/>
        </w:rPr>
      </w:pPr>
      <w:r w:rsidRPr="000F000F">
        <w:rPr>
          <w:rFonts w:ascii="Times New Roman" w:hAnsi="Times New Roman" w:cs="Times New Roman"/>
          <w:sz w:val="24"/>
          <w:szCs w:val="24"/>
        </w:rPr>
        <w:t xml:space="preserve">I </w:t>
      </w:r>
      <w:r w:rsidR="00F1377E" w:rsidRPr="000F000F">
        <w:rPr>
          <w:rFonts w:ascii="Times New Roman" w:hAnsi="Times New Roman" w:cs="Times New Roman"/>
          <w:sz w:val="24"/>
          <w:szCs w:val="24"/>
        </w:rPr>
        <w:t>denne</w:t>
      </w:r>
      <w:r w:rsidRPr="000F000F">
        <w:rPr>
          <w:rFonts w:ascii="Times New Roman" w:hAnsi="Times New Roman" w:cs="Times New Roman"/>
          <w:sz w:val="24"/>
          <w:szCs w:val="24"/>
        </w:rPr>
        <w:t xml:space="preserve"> </w:t>
      </w:r>
      <w:r w:rsidR="00F1377E">
        <w:rPr>
          <w:rFonts w:ascii="Times New Roman" w:hAnsi="Times New Roman" w:cs="Times New Roman"/>
          <w:sz w:val="24"/>
          <w:szCs w:val="24"/>
        </w:rPr>
        <w:t xml:space="preserve">journal </w:t>
      </w:r>
      <w:ins w:id="30" w:author="Laila Kofoed" w:date="2017-06-20T17:28:00Z">
        <w:r w:rsidR="008D2CA7">
          <w:rPr>
            <w:rFonts w:ascii="Times New Roman" w:hAnsi="Times New Roman" w:cs="Times New Roman"/>
            <w:sz w:val="24"/>
            <w:szCs w:val="24"/>
          </w:rPr>
          <w:t xml:space="preserve">vil det blive </w:t>
        </w:r>
      </w:ins>
      <w:r w:rsidR="00F1377E">
        <w:rPr>
          <w:rFonts w:ascii="Times New Roman" w:hAnsi="Times New Roman" w:cs="Times New Roman"/>
          <w:sz w:val="24"/>
          <w:szCs w:val="24"/>
        </w:rPr>
        <w:t xml:space="preserve">gennemgår hvad mit projekt indeholder og hvad det var som jeg prøvede at løse, samt hvad jeg selv har lært i </w:t>
      </w:r>
      <w:r w:rsidR="00F1377E" w:rsidRPr="00F1377E">
        <w:rPr>
          <w:rFonts w:ascii="Times New Roman" w:hAnsi="Times New Roman" w:cs="Times New Roman"/>
          <w:sz w:val="24"/>
          <w:szCs w:val="24"/>
        </w:rPr>
        <w:t>processen</w:t>
      </w:r>
      <w:r w:rsidR="00F1377E">
        <w:rPr>
          <w:rFonts w:ascii="Times New Roman" w:hAnsi="Times New Roman" w:cs="Times New Roman"/>
          <w:sz w:val="24"/>
          <w:szCs w:val="24"/>
        </w:rPr>
        <w:t xml:space="preserve">. Det problem som jeg prøvede at løse med projektet var det at finde en bestemt fil blandt en hel masse ved at få programmet til kun at vise en bestemt filtype, som man enten kan vælge fra en liste med presets eller selv indtaste i en tekst boks. </w:t>
      </w:r>
      <w:r w:rsidR="00794380">
        <w:rPr>
          <w:rFonts w:ascii="Times New Roman" w:hAnsi="Times New Roman" w:cs="Times New Roman"/>
          <w:sz w:val="24"/>
          <w:szCs w:val="24"/>
        </w:rPr>
        <w:t>Det kan f.eks. Bruges i ens download mappe på computeren hvor man ofte vil have en masse forskellige filtyper samlet, hvilket gør det svært at finde hvad man leder efter.</w:t>
      </w:r>
      <w:r w:rsidR="00B50229">
        <w:rPr>
          <w:rFonts w:ascii="Times New Roman" w:hAnsi="Times New Roman" w:cs="Times New Roman"/>
          <w:sz w:val="24"/>
          <w:szCs w:val="24"/>
        </w:rPr>
        <w:t xml:space="preserve"> I sidste ende har jeg fået programmet til kun at vise en filtype, det kan enten være ved hjælp af presets eller ved at indtaste filtypen manuelt. Derudover kan programmet også vise alle filer i en vilkårlig mappe</w:t>
      </w:r>
    </w:p>
    <w:p w14:paraId="1A29C42A" w14:textId="0F1F2A78" w:rsidR="009958C3" w:rsidRPr="000F000F" w:rsidRDefault="009958C3" w:rsidP="000F000F">
      <w:pPr>
        <w:pStyle w:val="Overskrift1"/>
      </w:pPr>
      <w:r w:rsidRPr="000F000F">
        <w:t>Indledning</w:t>
      </w:r>
    </w:p>
    <w:p w14:paraId="72EEABE2" w14:textId="62E8DCB3" w:rsidR="00F8594D" w:rsidRDefault="00F8594D" w:rsidP="00777A29">
      <w:pPr>
        <w:ind w:left="720"/>
        <w:rPr>
          <w:ins w:id="31" w:author="Laila Kofoed" w:date="2017-06-20T17:45:00Z"/>
          <w:rFonts w:ascii="Times New Roman" w:hAnsi="Times New Roman" w:cs="Times New Roman"/>
          <w:sz w:val="24"/>
          <w:szCs w:val="24"/>
        </w:rPr>
      </w:pPr>
      <w:ins w:id="32" w:author="Laila Kofoed" w:date="2017-06-20T17:36:00Z">
        <w:r>
          <w:rPr>
            <w:rFonts w:ascii="Times New Roman" w:hAnsi="Times New Roman" w:cs="Times New Roman"/>
            <w:sz w:val="24"/>
            <w:szCs w:val="24"/>
          </w:rPr>
          <w:t xml:space="preserve">Formålet med denne opgave </w:t>
        </w:r>
        <w:r>
          <w:rPr>
            <w:rFonts w:ascii="Times New Roman" w:hAnsi="Times New Roman" w:cs="Times New Roman"/>
            <w:sz w:val="24"/>
            <w:szCs w:val="24"/>
          </w:rPr>
          <w:t>e</w:t>
        </w:r>
        <w:r w:rsidR="00777A29">
          <w:rPr>
            <w:rFonts w:ascii="Times New Roman" w:hAnsi="Times New Roman" w:cs="Times New Roman"/>
            <w:sz w:val="24"/>
            <w:szCs w:val="24"/>
          </w:rPr>
          <w:t>r at udvikle et enkelt program, der skal hjælp</w:t>
        </w:r>
      </w:ins>
      <w:ins w:id="33" w:author="Laila Kofoed" w:date="2017-06-20T17:54:00Z">
        <w:r w:rsidR="00777A29">
          <w:rPr>
            <w:rFonts w:ascii="Times New Roman" w:hAnsi="Times New Roman" w:cs="Times New Roman"/>
            <w:sz w:val="24"/>
            <w:szCs w:val="24"/>
          </w:rPr>
          <w:t>e til med a</w:t>
        </w:r>
        <w:r w:rsidR="00777A29" w:rsidRPr="000F000F">
          <w:rPr>
            <w:rFonts w:ascii="Times New Roman" w:hAnsi="Times New Roman" w:cs="Times New Roman"/>
            <w:sz w:val="24"/>
            <w:szCs w:val="24"/>
          </w:rPr>
          <w:t xml:space="preserve">t finde og åbne </w:t>
        </w:r>
      </w:ins>
      <w:ins w:id="34" w:author="Laila Kofoed" w:date="2017-06-20T17:55:00Z">
        <w:r w:rsidR="00777A29">
          <w:rPr>
            <w:rFonts w:ascii="Times New Roman" w:hAnsi="Times New Roman" w:cs="Times New Roman"/>
            <w:sz w:val="24"/>
            <w:szCs w:val="24"/>
          </w:rPr>
          <w:t xml:space="preserve">datafiler i et givent filformat </w:t>
        </w:r>
      </w:ins>
      <w:ins w:id="35" w:author="Laila Kofoed" w:date="2017-06-20T17:54:00Z">
        <w:r w:rsidR="00777A29" w:rsidRPr="000F000F">
          <w:rPr>
            <w:rFonts w:ascii="Times New Roman" w:hAnsi="Times New Roman" w:cs="Times New Roman"/>
            <w:sz w:val="24"/>
            <w:szCs w:val="24"/>
          </w:rPr>
          <w:t>blandt en masse vilkårlige filtyper, ved at frasortere alt andet en</w:t>
        </w:r>
        <w:r w:rsidR="00777A29">
          <w:rPr>
            <w:rFonts w:ascii="Times New Roman" w:hAnsi="Times New Roman" w:cs="Times New Roman"/>
            <w:sz w:val="24"/>
            <w:szCs w:val="24"/>
          </w:rPr>
          <w:t>d</w:t>
        </w:r>
        <w:r w:rsidR="00777A29" w:rsidRPr="000F000F">
          <w:rPr>
            <w:rFonts w:ascii="Times New Roman" w:hAnsi="Times New Roman" w:cs="Times New Roman"/>
            <w:sz w:val="24"/>
            <w:szCs w:val="24"/>
          </w:rPr>
          <w:t xml:space="preserve"> den filtype</w:t>
        </w:r>
        <w:r w:rsidR="00777A29">
          <w:rPr>
            <w:rFonts w:ascii="Times New Roman" w:hAnsi="Times New Roman" w:cs="Times New Roman"/>
            <w:sz w:val="24"/>
            <w:szCs w:val="24"/>
          </w:rPr>
          <w:t>,</w:t>
        </w:r>
        <w:r w:rsidR="00777A29" w:rsidRPr="000F000F">
          <w:rPr>
            <w:rFonts w:ascii="Times New Roman" w:hAnsi="Times New Roman" w:cs="Times New Roman"/>
            <w:sz w:val="24"/>
            <w:szCs w:val="24"/>
          </w:rPr>
          <w:t xml:space="preserve"> </w:t>
        </w:r>
        <w:r w:rsidR="00777A29">
          <w:rPr>
            <w:rFonts w:ascii="Times New Roman" w:hAnsi="Times New Roman" w:cs="Times New Roman"/>
            <w:sz w:val="24"/>
            <w:szCs w:val="24"/>
          </w:rPr>
          <w:t>der ledes efter.</w:t>
        </w:r>
      </w:ins>
      <w:ins w:id="36" w:author="Laila Kofoed" w:date="2017-06-20T17:56:00Z">
        <w:r w:rsidR="00777A29">
          <w:rPr>
            <w:rFonts w:ascii="Times New Roman" w:hAnsi="Times New Roman" w:cs="Times New Roman"/>
            <w:sz w:val="24"/>
            <w:szCs w:val="24"/>
          </w:rPr>
          <w:t xml:space="preserve"> </w:t>
        </w:r>
      </w:ins>
      <w:ins w:id="37" w:author="Laila Kofoed" w:date="2017-06-20T17:44:00Z">
        <w:r>
          <w:rPr>
            <w:rFonts w:ascii="Times New Roman" w:hAnsi="Times New Roman" w:cs="Times New Roman"/>
            <w:sz w:val="24"/>
            <w:szCs w:val="24"/>
          </w:rPr>
          <w:t xml:space="preserve">Programmet </w:t>
        </w:r>
      </w:ins>
      <w:ins w:id="38" w:author="Laila Kofoed" w:date="2017-06-20T17:45:00Z">
        <w:r>
          <w:rPr>
            <w:rFonts w:ascii="Times New Roman" w:hAnsi="Times New Roman" w:cs="Times New Roman"/>
            <w:sz w:val="24"/>
            <w:szCs w:val="24"/>
          </w:rPr>
          <w:t xml:space="preserve">skal </w:t>
        </w:r>
      </w:ins>
      <w:ins w:id="39" w:author="Laila Kofoed" w:date="2017-06-20T17:43:00Z">
        <w:r>
          <w:rPr>
            <w:rFonts w:ascii="Times New Roman" w:hAnsi="Times New Roman" w:cs="Times New Roman"/>
            <w:sz w:val="24"/>
            <w:szCs w:val="24"/>
          </w:rPr>
          <w:t>gøre det lettere for den</w:t>
        </w:r>
      </w:ins>
      <w:ins w:id="40" w:author="Laila Kofoed" w:date="2017-06-20T17:41:00Z">
        <w:r>
          <w:rPr>
            <w:rFonts w:ascii="Times New Roman" w:hAnsi="Times New Roman" w:cs="Times New Roman"/>
            <w:sz w:val="24"/>
            <w:szCs w:val="24"/>
          </w:rPr>
          <w:t xml:space="preserve"> bruger, som har tilgang til en større mængde filer, at finde </w:t>
        </w:r>
      </w:ins>
      <w:ins w:id="41" w:author="Laila Kofoed" w:date="2017-06-20T17:56:00Z">
        <w:r w:rsidR="006B5520">
          <w:rPr>
            <w:rFonts w:ascii="Times New Roman" w:hAnsi="Times New Roman" w:cs="Times New Roman"/>
            <w:sz w:val="24"/>
            <w:szCs w:val="24"/>
          </w:rPr>
          <w:t>d</w:t>
        </w:r>
      </w:ins>
      <w:ins w:id="42" w:author="Laila Kofoed" w:date="2017-06-20T17:45:00Z">
        <w:r>
          <w:rPr>
            <w:rFonts w:ascii="Times New Roman" w:hAnsi="Times New Roman" w:cs="Times New Roman"/>
            <w:sz w:val="24"/>
            <w:szCs w:val="24"/>
          </w:rPr>
          <w:t>en specifik</w:t>
        </w:r>
      </w:ins>
      <w:ins w:id="43" w:author="Laila Kofoed" w:date="2017-06-20T17:56:00Z">
        <w:r w:rsidR="006B5520">
          <w:rPr>
            <w:rFonts w:ascii="Times New Roman" w:hAnsi="Times New Roman" w:cs="Times New Roman"/>
            <w:sz w:val="24"/>
            <w:szCs w:val="24"/>
          </w:rPr>
          <w:t>ke</w:t>
        </w:r>
      </w:ins>
      <w:ins w:id="44" w:author="Laila Kofoed" w:date="2017-06-20T17:41:00Z">
        <w:r>
          <w:rPr>
            <w:rFonts w:ascii="Times New Roman" w:hAnsi="Times New Roman" w:cs="Times New Roman"/>
            <w:sz w:val="24"/>
            <w:szCs w:val="24"/>
          </w:rPr>
          <w:t xml:space="preserve"> fil, brugeren leder efter, hvis blot brugeren kan husk</w:t>
        </w:r>
      </w:ins>
      <w:ins w:id="45" w:author="Laila Kofoed" w:date="2017-06-20T17:44:00Z">
        <w:r>
          <w:rPr>
            <w:rFonts w:ascii="Times New Roman" w:hAnsi="Times New Roman" w:cs="Times New Roman"/>
            <w:sz w:val="24"/>
            <w:szCs w:val="24"/>
          </w:rPr>
          <w:t>e, hvilken filtype, der er tale om.</w:t>
        </w:r>
      </w:ins>
      <w:ins w:id="46" w:author="Laila Kofoed" w:date="2017-06-20T17:36:00Z">
        <w:r>
          <w:rPr>
            <w:rFonts w:ascii="Times New Roman" w:hAnsi="Times New Roman" w:cs="Times New Roman"/>
            <w:sz w:val="24"/>
            <w:szCs w:val="24"/>
          </w:rPr>
          <w:t xml:space="preserve"> </w:t>
        </w:r>
      </w:ins>
    </w:p>
    <w:p w14:paraId="39ACEEAC" w14:textId="2CFBC0D5" w:rsidR="007907FD" w:rsidRDefault="007907FD" w:rsidP="000F000F">
      <w:pPr>
        <w:ind w:left="720"/>
        <w:rPr>
          <w:ins w:id="47" w:author="Laila Kofoed" w:date="2017-06-20T17:50:00Z"/>
          <w:rFonts w:ascii="Times New Roman" w:hAnsi="Times New Roman" w:cs="Times New Roman"/>
          <w:sz w:val="24"/>
          <w:szCs w:val="24"/>
        </w:rPr>
      </w:pPr>
      <w:r w:rsidRPr="000F000F">
        <w:rPr>
          <w:rFonts w:ascii="Times New Roman" w:hAnsi="Times New Roman" w:cs="Times New Roman"/>
          <w:sz w:val="24"/>
          <w:szCs w:val="24"/>
        </w:rPr>
        <w:t>Programmeringssproget</w:t>
      </w:r>
      <w:ins w:id="48" w:author="Laila Kofoed" w:date="2017-06-20T17:37:00Z">
        <w:r w:rsidR="00F8594D">
          <w:rPr>
            <w:rFonts w:ascii="Times New Roman" w:hAnsi="Times New Roman" w:cs="Times New Roman"/>
            <w:sz w:val="24"/>
            <w:szCs w:val="24"/>
          </w:rPr>
          <w:t>,</w:t>
        </w:r>
      </w:ins>
      <w:r w:rsidRPr="000F000F">
        <w:rPr>
          <w:rFonts w:ascii="Times New Roman" w:hAnsi="Times New Roman" w:cs="Times New Roman"/>
          <w:sz w:val="24"/>
          <w:szCs w:val="24"/>
        </w:rPr>
        <w:t xml:space="preserve"> som </w:t>
      </w:r>
      <w:ins w:id="49" w:author="Laila Kofoed" w:date="2017-06-20T17:37:00Z">
        <w:r w:rsidR="00F8594D">
          <w:rPr>
            <w:rFonts w:ascii="Times New Roman" w:hAnsi="Times New Roman" w:cs="Times New Roman"/>
            <w:sz w:val="24"/>
            <w:szCs w:val="24"/>
          </w:rPr>
          <w:t>er</w:t>
        </w:r>
      </w:ins>
      <w:del w:id="50" w:author="Laila Kofoed" w:date="2017-06-20T17:37:00Z">
        <w:r w:rsidRPr="000F000F" w:rsidDel="00F8594D">
          <w:rPr>
            <w:rFonts w:ascii="Times New Roman" w:hAnsi="Times New Roman" w:cs="Times New Roman"/>
            <w:sz w:val="24"/>
            <w:szCs w:val="24"/>
          </w:rPr>
          <w:delText xml:space="preserve">jeg har </w:delText>
        </w:r>
      </w:del>
      <w:ins w:id="51" w:author="Laila Kofoed" w:date="2017-06-20T17:37:00Z">
        <w:r w:rsidR="00F8594D">
          <w:rPr>
            <w:rFonts w:ascii="Times New Roman" w:hAnsi="Times New Roman" w:cs="Times New Roman"/>
            <w:sz w:val="24"/>
            <w:szCs w:val="24"/>
          </w:rPr>
          <w:t xml:space="preserve"> </w:t>
        </w:r>
      </w:ins>
      <w:r w:rsidRPr="000F000F">
        <w:rPr>
          <w:rFonts w:ascii="Times New Roman" w:hAnsi="Times New Roman" w:cs="Times New Roman"/>
          <w:sz w:val="24"/>
          <w:szCs w:val="24"/>
        </w:rPr>
        <w:t xml:space="preserve">valgt er </w:t>
      </w:r>
      <w:commentRangeStart w:id="52"/>
      <w:commentRangeStart w:id="53"/>
      <w:r w:rsidRPr="000F000F">
        <w:rPr>
          <w:rFonts w:ascii="Times New Roman" w:hAnsi="Times New Roman" w:cs="Times New Roman"/>
          <w:sz w:val="24"/>
          <w:szCs w:val="24"/>
        </w:rPr>
        <w:t xml:space="preserve">C#, </w:t>
      </w:r>
      <w:commentRangeEnd w:id="52"/>
      <w:r w:rsidR="00777A29">
        <w:rPr>
          <w:rStyle w:val="Kommentarhenvisning"/>
        </w:rPr>
        <w:commentReference w:id="52"/>
      </w:r>
      <w:commentRangeEnd w:id="53"/>
      <w:r w:rsidR="00777A29">
        <w:rPr>
          <w:rStyle w:val="Kommentarhenvisning"/>
        </w:rPr>
        <w:commentReference w:id="53"/>
      </w:r>
      <w:r w:rsidRPr="000F000F">
        <w:rPr>
          <w:rFonts w:ascii="Times New Roman" w:hAnsi="Times New Roman" w:cs="Times New Roman"/>
          <w:sz w:val="24"/>
          <w:szCs w:val="24"/>
        </w:rPr>
        <w:t>da det er det sprog</w:t>
      </w:r>
      <w:ins w:id="54" w:author="Laila Kofoed" w:date="2017-06-20T17:38:00Z">
        <w:r w:rsidR="00F8594D">
          <w:rPr>
            <w:rFonts w:ascii="Times New Roman" w:hAnsi="Times New Roman" w:cs="Times New Roman"/>
            <w:sz w:val="24"/>
            <w:szCs w:val="24"/>
          </w:rPr>
          <w:t xml:space="preserve">, der er </w:t>
        </w:r>
      </w:ins>
      <w:del w:id="55" w:author="Laila Kofoed" w:date="2017-06-20T17:38:00Z">
        <w:r w:rsidRPr="000F000F" w:rsidDel="00F8594D">
          <w:rPr>
            <w:rFonts w:ascii="Times New Roman" w:hAnsi="Times New Roman" w:cs="Times New Roman"/>
            <w:sz w:val="24"/>
            <w:szCs w:val="24"/>
          </w:rPr>
          <w:delText xml:space="preserve"> som vi har </w:delText>
        </w:r>
      </w:del>
      <w:r w:rsidRPr="000F000F">
        <w:rPr>
          <w:rFonts w:ascii="Times New Roman" w:hAnsi="Times New Roman" w:cs="Times New Roman"/>
          <w:sz w:val="24"/>
          <w:szCs w:val="24"/>
        </w:rPr>
        <w:t>arbejdet med igennem hele året.</w:t>
      </w:r>
      <w:ins w:id="56" w:author="Laila Kofoed" w:date="2017-06-20T17:38:00Z">
        <w:r w:rsidR="00F8594D">
          <w:rPr>
            <w:rFonts w:ascii="Times New Roman" w:hAnsi="Times New Roman" w:cs="Times New Roman"/>
            <w:sz w:val="24"/>
            <w:szCs w:val="24"/>
          </w:rPr>
          <w:t xml:space="preserve"> </w:t>
        </w:r>
      </w:ins>
      <w:ins w:id="57" w:author="Laila Kofoed" w:date="2017-06-20T17:39:00Z">
        <w:r w:rsidR="00F8594D">
          <w:rPr>
            <w:rFonts w:ascii="Times New Roman" w:hAnsi="Times New Roman" w:cs="Times New Roman"/>
            <w:sz w:val="24"/>
            <w:szCs w:val="24"/>
          </w:rPr>
          <w:t>I</w:t>
        </w:r>
      </w:ins>
      <w:ins w:id="58" w:author="Laila Kofoed" w:date="2017-06-20T17:38:00Z">
        <w:r w:rsidR="00F8594D">
          <w:rPr>
            <w:rFonts w:ascii="Times New Roman" w:hAnsi="Times New Roman" w:cs="Times New Roman"/>
            <w:sz w:val="24"/>
            <w:szCs w:val="24"/>
          </w:rPr>
          <w:t>nspiration til problemformulering og opgavebesvarelse er he</w:t>
        </w:r>
      </w:ins>
      <w:ins w:id="59" w:author="Laila Kofoed" w:date="2017-06-20T17:39:00Z">
        <w:r w:rsidR="00F8594D">
          <w:rPr>
            <w:rFonts w:ascii="Times New Roman" w:hAnsi="Times New Roman" w:cs="Times New Roman"/>
            <w:sz w:val="24"/>
            <w:szCs w:val="24"/>
          </w:rPr>
          <w:t xml:space="preserve">ntet via diverse tutorials på YouTube </w:t>
        </w:r>
      </w:ins>
      <w:ins w:id="60" w:author="Laila Kofoed" w:date="2017-06-20T17:40:00Z">
        <w:r w:rsidR="00F8594D">
          <w:rPr>
            <w:rFonts w:ascii="Times New Roman" w:hAnsi="Times New Roman" w:cs="Times New Roman"/>
            <w:sz w:val="24"/>
            <w:szCs w:val="24"/>
          </w:rPr>
          <w:t>–</w:t>
        </w:r>
      </w:ins>
      <w:ins w:id="61" w:author="Laila Kofoed" w:date="2017-06-20T17:39:00Z">
        <w:r w:rsidR="00F8594D">
          <w:rPr>
            <w:rFonts w:ascii="Times New Roman" w:hAnsi="Times New Roman" w:cs="Times New Roman"/>
            <w:sz w:val="24"/>
            <w:szCs w:val="24"/>
          </w:rPr>
          <w:t xml:space="preserve"> og </w:t>
        </w:r>
      </w:ins>
      <w:ins w:id="62" w:author="Laila Kofoed" w:date="2017-06-20T17:40:00Z">
        <w:r w:rsidR="00F8594D">
          <w:rPr>
            <w:rFonts w:ascii="Times New Roman" w:hAnsi="Times New Roman" w:cs="Times New Roman"/>
            <w:sz w:val="24"/>
            <w:szCs w:val="24"/>
          </w:rPr>
          <w:t xml:space="preserve">viderebearbejdning af koden er sket i </w:t>
        </w:r>
      </w:ins>
      <w:ins w:id="63" w:author="Laila Kofoed" w:date="2017-06-20T17:46:00Z">
        <w:r w:rsidR="00777A29">
          <w:rPr>
            <w:rFonts w:ascii="Times New Roman" w:hAnsi="Times New Roman" w:cs="Times New Roman"/>
            <w:sz w:val="24"/>
            <w:szCs w:val="24"/>
          </w:rPr>
          <w:t>dialog</w:t>
        </w:r>
      </w:ins>
      <w:ins w:id="64" w:author="Laila Kofoed" w:date="2017-06-20T17:40:00Z">
        <w:r w:rsidR="00F8594D">
          <w:rPr>
            <w:rFonts w:ascii="Times New Roman" w:hAnsi="Times New Roman" w:cs="Times New Roman"/>
            <w:sz w:val="24"/>
            <w:szCs w:val="24"/>
          </w:rPr>
          <w:t xml:space="preserve"> med</w:t>
        </w:r>
      </w:ins>
      <w:ins w:id="65" w:author="Laila Kofoed" w:date="2017-06-20T17:46:00Z">
        <w:r w:rsidR="00777A29">
          <w:rPr>
            <w:rFonts w:ascii="Times New Roman" w:hAnsi="Times New Roman" w:cs="Times New Roman"/>
            <w:sz w:val="24"/>
            <w:szCs w:val="24"/>
          </w:rPr>
          <w:t xml:space="preserve"> en</w:t>
        </w:r>
      </w:ins>
      <w:r w:rsidR="003001DD">
        <w:rPr>
          <w:rFonts w:ascii="Times New Roman" w:hAnsi="Times New Roman" w:cs="Times New Roman"/>
          <w:sz w:val="24"/>
          <w:szCs w:val="24"/>
        </w:rPr>
        <w:t xml:space="preserve"> </w:t>
      </w:r>
      <w:ins w:id="66" w:author="Laila Kofoed" w:date="2017-06-20T17:46:00Z">
        <w:r w:rsidR="00777A29">
          <w:rPr>
            <w:rFonts w:ascii="Times New Roman" w:hAnsi="Times New Roman" w:cs="Times New Roman"/>
            <w:sz w:val="24"/>
            <w:szCs w:val="24"/>
          </w:rPr>
          <w:t>anden programmør Lasse Sanggaard Poulsen.</w:t>
        </w:r>
        <w:r w:rsidR="00777A29">
          <w:rPr>
            <w:rFonts w:ascii="Times New Roman" w:hAnsi="Times New Roman" w:cs="Times New Roman"/>
            <w:sz w:val="24"/>
            <w:szCs w:val="24"/>
          </w:rPr>
          <w:br/>
        </w:r>
      </w:ins>
      <w:ins w:id="67" w:author="Laila Kofoed" w:date="2017-06-20T17:47:00Z">
        <w:r w:rsidR="00777A29">
          <w:rPr>
            <w:rFonts w:ascii="Times New Roman" w:hAnsi="Times New Roman" w:cs="Times New Roman"/>
            <w:sz w:val="24"/>
            <w:szCs w:val="24"/>
          </w:rPr>
          <w:br/>
          <w:t>[HER KAN INDSÆTTES DESIGNSKITSER, ELLER SCREENSHOTS AF DEN FÆRDIGE VERSON TIL AT ILLUSTRERE.</w:t>
        </w:r>
      </w:ins>
    </w:p>
    <w:p w14:paraId="5121702A" w14:textId="6E0DFF79" w:rsidR="00777A29" w:rsidRDefault="00777A29" w:rsidP="000F000F">
      <w:pPr>
        <w:ind w:left="720"/>
        <w:rPr>
          <w:ins w:id="68" w:author="Laila Kofoed" w:date="2017-06-20T17:50:00Z"/>
          <w:rFonts w:ascii="Times New Roman" w:hAnsi="Times New Roman" w:cs="Times New Roman"/>
          <w:sz w:val="24"/>
          <w:szCs w:val="24"/>
        </w:rPr>
      </w:pPr>
      <w:ins w:id="69" w:author="Laila Kofoed" w:date="2017-06-20T17:50:00Z">
        <w:r>
          <w:rPr>
            <w:rFonts w:ascii="Times New Roman" w:hAnsi="Times New Roman" w:cs="Times New Roman"/>
            <w:sz w:val="24"/>
            <w:szCs w:val="24"/>
          </w:rPr>
          <w:t>PROGRAMMETS OVERORDNEDE STRUKTUR ER SOM VIST I NEDENSTÅENDE FLOWCHART:</w:t>
        </w:r>
      </w:ins>
      <w:ins w:id="70" w:author="Laila Kofoed" w:date="2017-06-20T18:28:00Z">
        <w:r w:rsidR="009B6A1F">
          <w:rPr>
            <w:rFonts w:ascii="Times New Roman" w:hAnsi="Times New Roman" w:cs="Times New Roman"/>
            <w:sz w:val="24"/>
            <w:szCs w:val="24"/>
          </w:rPr>
          <w:t xml:space="preserve"> MANGLER</w:t>
        </w:r>
      </w:ins>
    </w:p>
    <w:p w14:paraId="27AFCEFB" w14:textId="2F9F81B3" w:rsidR="00777A29" w:rsidRDefault="00777A29" w:rsidP="000F000F">
      <w:pPr>
        <w:ind w:left="720"/>
        <w:rPr>
          <w:ins w:id="71" w:author="Laila Kofoed" w:date="2017-06-20T17:50:00Z"/>
          <w:rFonts w:ascii="Times New Roman" w:hAnsi="Times New Roman" w:cs="Times New Roman"/>
          <w:sz w:val="24"/>
          <w:szCs w:val="24"/>
        </w:rPr>
      </w:pPr>
    </w:p>
    <w:p w14:paraId="2C8A85AE" w14:textId="77777777" w:rsidR="00777A29" w:rsidRPr="000F000F" w:rsidRDefault="00777A29" w:rsidP="000F000F">
      <w:pPr>
        <w:ind w:left="720"/>
        <w:rPr>
          <w:rFonts w:ascii="Times New Roman" w:hAnsi="Times New Roman" w:cs="Times New Roman"/>
          <w:sz w:val="24"/>
          <w:szCs w:val="24"/>
        </w:rPr>
      </w:pPr>
    </w:p>
    <w:p w14:paraId="745BA7A9" w14:textId="7A4EA2BA" w:rsidR="009958C3" w:rsidRPr="000F000F" w:rsidRDefault="009958C3" w:rsidP="000F000F">
      <w:pPr>
        <w:pStyle w:val="Overskrift1"/>
      </w:pPr>
      <w:r w:rsidRPr="000F000F">
        <w:t>Problemformulering</w:t>
      </w:r>
    </w:p>
    <w:p w14:paraId="7257FFFA" w14:textId="77777777" w:rsidR="00777A29" w:rsidRDefault="00777A29" w:rsidP="000F000F">
      <w:pPr>
        <w:ind w:left="720"/>
        <w:rPr>
          <w:ins w:id="72" w:author="Laila Kofoed" w:date="2017-06-20T17:53:00Z"/>
          <w:rFonts w:ascii="Times New Roman" w:hAnsi="Times New Roman" w:cs="Times New Roman"/>
          <w:sz w:val="24"/>
          <w:szCs w:val="24"/>
        </w:rPr>
      </w:pPr>
    </w:p>
    <w:p w14:paraId="2E16AA8C" w14:textId="2548596C" w:rsidR="00AB4546" w:rsidRPr="000F000F" w:rsidDel="00777A29" w:rsidRDefault="00AB4546" w:rsidP="000F000F">
      <w:pPr>
        <w:ind w:left="720"/>
        <w:rPr>
          <w:del w:id="73" w:author="Laila Kofoed" w:date="2017-06-20T17:53:00Z"/>
          <w:rFonts w:ascii="Times New Roman" w:hAnsi="Times New Roman" w:cs="Times New Roman"/>
          <w:sz w:val="24"/>
          <w:szCs w:val="24"/>
        </w:rPr>
      </w:pPr>
      <w:del w:id="74" w:author="Laila Kofoed" w:date="2017-06-20T17:53:00Z">
        <w:r w:rsidRPr="000F000F" w:rsidDel="00777A29">
          <w:rPr>
            <w:rFonts w:ascii="Times New Roman" w:hAnsi="Times New Roman" w:cs="Times New Roman"/>
            <w:sz w:val="24"/>
            <w:szCs w:val="24"/>
          </w:rPr>
          <w:delText xml:space="preserve">At finde og åbne en </w:delText>
        </w:r>
      </w:del>
      <w:del w:id="75" w:author="Laila Kofoed" w:date="2017-06-20T17:52:00Z">
        <w:r w:rsidRPr="000F000F" w:rsidDel="00777A29">
          <w:rPr>
            <w:rFonts w:ascii="Times New Roman" w:hAnsi="Times New Roman" w:cs="Times New Roman"/>
            <w:sz w:val="24"/>
            <w:szCs w:val="24"/>
          </w:rPr>
          <w:delText xml:space="preserve">vilkårlig </w:delText>
        </w:r>
      </w:del>
      <w:del w:id="76" w:author="Laila Kofoed" w:date="2017-06-20T17:53:00Z">
        <w:r w:rsidRPr="000F000F" w:rsidDel="00777A29">
          <w:rPr>
            <w:rFonts w:ascii="Times New Roman" w:hAnsi="Times New Roman" w:cs="Times New Roman"/>
            <w:sz w:val="24"/>
            <w:szCs w:val="24"/>
          </w:rPr>
          <w:delText xml:space="preserve">fil blandt en masse vilkårlige filtyper, ved at frasortere alt andet en den filtype </w:delText>
        </w:r>
      </w:del>
      <w:del w:id="77" w:author="Laila Kofoed" w:date="2017-06-20T17:52:00Z">
        <w:r w:rsidRPr="000F000F" w:rsidDel="00777A29">
          <w:rPr>
            <w:rFonts w:ascii="Times New Roman" w:hAnsi="Times New Roman" w:cs="Times New Roman"/>
            <w:sz w:val="24"/>
            <w:szCs w:val="24"/>
          </w:rPr>
          <w:delText>som filen</w:delText>
        </w:r>
      </w:del>
      <w:del w:id="78" w:author="Laila Kofoed" w:date="2017-06-20T17:53:00Z">
        <w:r w:rsidRPr="000F000F" w:rsidDel="00777A29">
          <w:rPr>
            <w:rFonts w:ascii="Times New Roman" w:hAnsi="Times New Roman" w:cs="Times New Roman"/>
            <w:sz w:val="24"/>
            <w:szCs w:val="24"/>
          </w:rPr>
          <w:delText xml:space="preserve"> </w:delText>
        </w:r>
      </w:del>
      <w:del w:id="79" w:author="Laila Kofoed" w:date="2017-06-20T17:52:00Z">
        <w:r w:rsidRPr="000F000F" w:rsidDel="00777A29">
          <w:rPr>
            <w:rFonts w:ascii="Times New Roman" w:hAnsi="Times New Roman" w:cs="Times New Roman"/>
            <w:sz w:val="24"/>
            <w:szCs w:val="24"/>
          </w:rPr>
          <w:delText>du leder efter</w:delText>
        </w:r>
      </w:del>
      <w:del w:id="80" w:author="Laila Kofoed" w:date="2017-06-20T17:53:00Z">
        <w:r w:rsidRPr="000F000F" w:rsidDel="00777A29">
          <w:rPr>
            <w:rFonts w:ascii="Times New Roman" w:hAnsi="Times New Roman" w:cs="Times New Roman"/>
            <w:sz w:val="24"/>
            <w:szCs w:val="24"/>
          </w:rPr>
          <w:delText xml:space="preserve"> er.</w:delText>
        </w:r>
      </w:del>
    </w:p>
    <w:p w14:paraId="4DAE08E7" w14:textId="17579755" w:rsidR="002F2330" w:rsidRPr="000F000F" w:rsidRDefault="002F2330" w:rsidP="000F000F">
      <w:pPr>
        <w:ind w:left="720"/>
        <w:rPr>
          <w:rFonts w:ascii="Times New Roman" w:hAnsi="Times New Roman" w:cs="Times New Roman"/>
          <w:sz w:val="24"/>
          <w:szCs w:val="24"/>
        </w:rPr>
      </w:pPr>
      <w:r w:rsidRPr="000F000F">
        <w:rPr>
          <w:rFonts w:ascii="Times New Roman" w:hAnsi="Times New Roman" w:cs="Times New Roman"/>
          <w:sz w:val="24"/>
          <w:szCs w:val="24"/>
        </w:rPr>
        <w:t>Kravene til programmet er som følger:</w:t>
      </w:r>
    </w:p>
    <w:p w14:paraId="6DBC8722" w14:textId="7DD38223" w:rsidR="00911FDA" w:rsidRPr="000F000F" w:rsidRDefault="00AB4546" w:rsidP="000F000F">
      <w:pPr>
        <w:pStyle w:val="Listeafsnit"/>
        <w:numPr>
          <w:ilvl w:val="0"/>
          <w:numId w:val="1"/>
        </w:numPr>
        <w:ind w:left="1505"/>
        <w:rPr>
          <w:rFonts w:ascii="Times New Roman" w:hAnsi="Times New Roman" w:cs="Times New Roman"/>
          <w:sz w:val="24"/>
          <w:szCs w:val="24"/>
        </w:rPr>
      </w:pPr>
      <w:r w:rsidRPr="000F000F">
        <w:rPr>
          <w:rFonts w:ascii="Times New Roman" w:hAnsi="Times New Roman" w:cs="Times New Roman"/>
          <w:sz w:val="24"/>
          <w:szCs w:val="24"/>
        </w:rPr>
        <w:t>Hjælpe med at finde</w:t>
      </w:r>
      <w:r w:rsidR="003034F1" w:rsidRPr="000F000F">
        <w:rPr>
          <w:rFonts w:ascii="Times New Roman" w:hAnsi="Times New Roman" w:cs="Times New Roman"/>
          <w:sz w:val="24"/>
          <w:szCs w:val="24"/>
        </w:rPr>
        <w:t xml:space="preserve"> </w:t>
      </w:r>
      <w:r w:rsidRPr="000F000F">
        <w:rPr>
          <w:rFonts w:ascii="Times New Roman" w:hAnsi="Times New Roman" w:cs="Times New Roman"/>
          <w:sz w:val="24"/>
          <w:szCs w:val="24"/>
        </w:rPr>
        <w:t>en vilkårlig fil ved kun at vise den filtype</w:t>
      </w:r>
      <w:ins w:id="81" w:author="Laila Kofoed" w:date="2017-06-20T17:57:00Z">
        <w:r w:rsidR="006B5520">
          <w:rPr>
            <w:rFonts w:ascii="Times New Roman" w:hAnsi="Times New Roman" w:cs="Times New Roman"/>
            <w:sz w:val="24"/>
            <w:szCs w:val="24"/>
          </w:rPr>
          <w:t xml:space="preserve">, </w:t>
        </w:r>
      </w:ins>
      <w:r w:rsidRPr="000F000F">
        <w:rPr>
          <w:rFonts w:ascii="Times New Roman" w:hAnsi="Times New Roman" w:cs="Times New Roman"/>
          <w:sz w:val="24"/>
          <w:szCs w:val="24"/>
        </w:rPr>
        <w:t xml:space="preserve"> </w:t>
      </w:r>
      <w:del w:id="82" w:author="Laila Kofoed" w:date="2017-06-20T17:57:00Z">
        <w:r w:rsidRPr="000F000F" w:rsidDel="006B5520">
          <w:rPr>
            <w:rFonts w:ascii="Times New Roman" w:hAnsi="Times New Roman" w:cs="Times New Roman"/>
            <w:sz w:val="24"/>
            <w:szCs w:val="24"/>
          </w:rPr>
          <w:delText xml:space="preserve">som du </w:delText>
        </w:r>
      </w:del>
      <w:ins w:id="83" w:author="Laila Kofoed" w:date="2017-06-20T17:57:00Z">
        <w:r w:rsidR="006B5520">
          <w:rPr>
            <w:rFonts w:ascii="Times New Roman" w:hAnsi="Times New Roman" w:cs="Times New Roman"/>
            <w:sz w:val="24"/>
            <w:szCs w:val="24"/>
          </w:rPr>
          <w:t xml:space="preserve">brugeren </w:t>
        </w:r>
      </w:ins>
      <w:r w:rsidRPr="000F000F">
        <w:rPr>
          <w:rFonts w:ascii="Times New Roman" w:hAnsi="Times New Roman" w:cs="Times New Roman"/>
          <w:sz w:val="24"/>
          <w:szCs w:val="24"/>
        </w:rPr>
        <w:t>leder efter.</w:t>
      </w:r>
    </w:p>
    <w:p w14:paraId="6EC4C034" w14:textId="286B7DBC" w:rsidR="00AB4546" w:rsidRPr="000F000F" w:rsidRDefault="00F14B73" w:rsidP="000F000F">
      <w:pPr>
        <w:pStyle w:val="Listeafsnit"/>
        <w:numPr>
          <w:ilvl w:val="0"/>
          <w:numId w:val="1"/>
        </w:numPr>
        <w:ind w:left="1505"/>
        <w:rPr>
          <w:rFonts w:ascii="Times New Roman" w:hAnsi="Times New Roman" w:cs="Times New Roman"/>
          <w:sz w:val="24"/>
          <w:szCs w:val="24"/>
        </w:rPr>
      </w:pPr>
      <w:r w:rsidRPr="000F000F">
        <w:rPr>
          <w:rFonts w:ascii="Times New Roman" w:hAnsi="Times New Roman" w:cs="Times New Roman"/>
          <w:sz w:val="24"/>
          <w:szCs w:val="24"/>
        </w:rPr>
        <w:t>Have presets med de</w:t>
      </w:r>
      <w:r w:rsidR="00AB4546" w:rsidRPr="000F000F">
        <w:rPr>
          <w:rFonts w:ascii="Times New Roman" w:hAnsi="Times New Roman" w:cs="Times New Roman"/>
          <w:sz w:val="24"/>
          <w:szCs w:val="24"/>
        </w:rPr>
        <w:t xml:space="preserve"> mest normale filtyper brugt i </w:t>
      </w:r>
      <w:del w:id="84" w:author="Laila Kofoed" w:date="2017-06-20T18:00:00Z">
        <w:r w:rsidR="00AB4546" w:rsidRPr="000F000F" w:rsidDel="006B5520">
          <w:rPr>
            <w:rFonts w:ascii="Times New Roman" w:hAnsi="Times New Roman" w:cs="Times New Roman"/>
            <w:sz w:val="24"/>
            <w:szCs w:val="24"/>
          </w:rPr>
          <w:delText>skolen</w:delText>
        </w:r>
      </w:del>
      <w:ins w:id="85" w:author="Laila Kofoed" w:date="2017-06-20T18:00:00Z">
        <w:r w:rsidR="006B5520">
          <w:rPr>
            <w:rFonts w:ascii="Times New Roman" w:hAnsi="Times New Roman" w:cs="Times New Roman"/>
            <w:sz w:val="24"/>
            <w:szCs w:val="24"/>
          </w:rPr>
          <w:t>gymnasiet</w:t>
        </w:r>
      </w:ins>
    </w:p>
    <w:p w14:paraId="6A24889B" w14:textId="445BDB59" w:rsidR="003034F1" w:rsidRPr="000F000F" w:rsidRDefault="00AB4546" w:rsidP="000F000F">
      <w:pPr>
        <w:pStyle w:val="Listeafsnit"/>
        <w:numPr>
          <w:ilvl w:val="1"/>
          <w:numId w:val="1"/>
        </w:numPr>
        <w:ind w:left="1845"/>
        <w:rPr>
          <w:rFonts w:ascii="Times New Roman" w:hAnsi="Times New Roman" w:cs="Times New Roman"/>
          <w:sz w:val="24"/>
          <w:szCs w:val="24"/>
        </w:rPr>
      </w:pPr>
      <w:r w:rsidRPr="000F000F">
        <w:rPr>
          <w:rFonts w:ascii="Times New Roman" w:hAnsi="Times New Roman" w:cs="Times New Roman"/>
          <w:sz w:val="24"/>
          <w:szCs w:val="24"/>
        </w:rPr>
        <w:lastRenderedPageBreak/>
        <w:t xml:space="preserve">Hvis ikke </w:t>
      </w:r>
      <w:del w:id="86" w:author="Laila Kofoed" w:date="2017-06-20T17:58:00Z">
        <w:r w:rsidRPr="000F000F" w:rsidDel="006B5520">
          <w:rPr>
            <w:rFonts w:ascii="Times New Roman" w:hAnsi="Times New Roman" w:cs="Times New Roman"/>
            <w:sz w:val="24"/>
            <w:szCs w:val="24"/>
          </w:rPr>
          <w:delText xml:space="preserve">at </w:delText>
        </w:r>
      </w:del>
      <w:r w:rsidRPr="000F000F">
        <w:rPr>
          <w:rFonts w:ascii="Times New Roman" w:hAnsi="Times New Roman" w:cs="Times New Roman"/>
          <w:sz w:val="24"/>
          <w:szCs w:val="24"/>
        </w:rPr>
        <w:t>den datatype</w:t>
      </w:r>
      <w:ins w:id="87" w:author="Laila Kofoed" w:date="2017-06-20T17:58:00Z">
        <w:r w:rsidR="006B5520">
          <w:rPr>
            <w:rFonts w:ascii="Times New Roman" w:hAnsi="Times New Roman" w:cs="Times New Roman"/>
            <w:sz w:val="24"/>
            <w:szCs w:val="24"/>
          </w:rPr>
          <w:t>, brugeren skal finde,</w:t>
        </w:r>
      </w:ins>
      <w:del w:id="88" w:author="Laila Kofoed" w:date="2017-06-20T17:58:00Z">
        <w:r w:rsidRPr="000F000F" w:rsidDel="006B5520">
          <w:rPr>
            <w:rFonts w:ascii="Times New Roman" w:hAnsi="Times New Roman" w:cs="Times New Roman"/>
            <w:sz w:val="24"/>
            <w:szCs w:val="24"/>
          </w:rPr>
          <w:delText xml:space="preserve"> som du skal bruge </w:delText>
        </w:r>
      </w:del>
      <w:r w:rsidRPr="000F000F">
        <w:rPr>
          <w:rFonts w:ascii="Times New Roman" w:hAnsi="Times New Roman" w:cs="Times New Roman"/>
          <w:sz w:val="24"/>
          <w:szCs w:val="24"/>
        </w:rPr>
        <w:t>er bland</w:t>
      </w:r>
      <w:r w:rsidR="003034F1" w:rsidRPr="000F000F">
        <w:rPr>
          <w:rFonts w:ascii="Times New Roman" w:hAnsi="Times New Roman" w:cs="Times New Roman"/>
          <w:sz w:val="24"/>
          <w:szCs w:val="24"/>
        </w:rPr>
        <w:t>t</w:t>
      </w:r>
      <w:r w:rsidRPr="000F000F">
        <w:rPr>
          <w:rFonts w:ascii="Times New Roman" w:hAnsi="Times New Roman" w:cs="Times New Roman"/>
          <w:sz w:val="24"/>
          <w:szCs w:val="24"/>
        </w:rPr>
        <w:t xml:space="preserve"> </w:t>
      </w:r>
      <w:r w:rsidR="004C2FB9" w:rsidRPr="000F000F">
        <w:rPr>
          <w:rFonts w:ascii="Times New Roman" w:hAnsi="Times New Roman" w:cs="Times New Roman"/>
          <w:sz w:val="24"/>
          <w:szCs w:val="24"/>
        </w:rPr>
        <w:t>programmets presets</w:t>
      </w:r>
      <w:r w:rsidRPr="000F000F">
        <w:rPr>
          <w:rFonts w:ascii="Times New Roman" w:hAnsi="Times New Roman" w:cs="Times New Roman"/>
          <w:sz w:val="24"/>
          <w:szCs w:val="24"/>
        </w:rPr>
        <w:t xml:space="preserve">, kan </w:t>
      </w:r>
      <w:ins w:id="89" w:author="Laila Kofoed" w:date="2017-06-20T17:58:00Z">
        <w:r w:rsidR="006B5520">
          <w:rPr>
            <w:rFonts w:ascii="Times New Roman" w:hAnsi="Times New Roman" w:cs="Times New Roman"/>
            <w:sz w:val="24"/>
            <w:szCs w:val="24"/>
          </w:rPr>
          <w:t>brugeren</w:t>
        </w:r>
      </w:ins>
      <w:del w:id="90" w:author="Laila Kofoed" w:date="2017-06-20T17:58:00Z">
        <w:r w:rsidRPr="000F000F" w:rsidDel="006B5520">
          <w:rPr>
            <w:rFonts w:ascii="Times New Roman" w:hAnsi="Times New Roman" w:cs="Times New Roman"/>
            <w:sz w:val="24"/>
            <w:szCs w:val="24"/>
          </w:rPr>
          <w:delText>du</w:delText>
        </w:r>
      </w:del>
      <w:r w:rsidRPr="000F000F">
        <w:rPr>
          <w:rFonts w:ascii="Times New Roman" w:hAnsi="Times New Roman" w:cs="Times New Roman"/>
          <w:sz w:val="24"/>
          <w:szCs w:val="24"/>
        </w:rPr>
        <w:t xml:space="preserve"> indtaste en </w:t>
      </w:r>
      <w:ins w:id="91" w:author="Laila Kofoed" w:date="2017-06-20T17:59:00Z">
        <w:r w:rsidR="006B5520">
          <w:rPr>
            <w:rFonts w:ascii="Times New Roman" w:hAnsi="Times New Roman" w:cs="Times New Roman"/>
            <w:sz w:val="24"/>
            <w:szCs w:val="24"/>
          </w:rPr>
          <w:t>specifik</w:t>
        </w:r>
      </w:ins>
      <w:del w:id="92" w:author="Laila Kofoed" w:date="2017-06-20T17:59:00Z">
        <w:r w:rsidRPr="000F000F" w:rsidDel="006B5520">
          <w:rPr>
            <w:rFonts w:ascii="Times New Roman" w:hAnsi="Times New Roman" w:cs="Times New Roman"/>
            <w:sz w:val="24"/>
            <w:szCs w:val="24"/>
          </w:rPr>
          <w:delText xml:space="preserve">vilkårlig </w:delText>
        </w:r>
      </w:del>
      <w:r w:rsidRPr="000F000F">
        <w:rPr>
          <w:rFonts w:ascii="Times New Roman" w:hAnsi="Times New Roman" w:cs="Times New Roman"/>
          <w:sz w:val="24"/>
          <w:szCs w:val="24"/>
        </w:rPr>
        <w:t xml:space="preserve">filtype </w:t>
      </w:r>
      <w:del w:id="93" w:author="Laila Kofoed" w:date="2017-06-20T17:59:00Z">
        <w:r w:rsidRPr="000F000F" w:rsidDel="006B5520">
          <w:rPr>
            <w:rFonts w:ascii="Times New Roman" w:hAnsi="Times New Roman" w:cs="Times New Roman"/>
            <w:sz w:val="24"/>
            <w:szCs w:val="24"/>
          </w:rPr>
          <w:delText>som så</w:delText>
        </w:r>
      </w:del>
      <w:ins w:id="94" w:author="Laila Kofoed" w:date="2017-06-20T17:59:00Z">
        <w:r w:rsidR="006B5520">
          <w:rPr>
            <w:rFonts w:ascii="Times New Roman" w:hAnsi="Times New Roman" w:cs="Times New Roman"/>
            <w:sz w:val="24"/>
            <w:szCs w:val="24"/>
          </w:rPr>
          <w:t>at søge efter.</w:t>
        </w:r>
      </w:ins>
      <w:del w:id="95" w:author="Laila Kofoed" w:date="2017-06-20T17:59:00Z">
        <w:r w:rsidRPr="000F000F" w:rsidDel="006B5520">
          <w:rPr>
            <w:rFonts w:ascii="Times New Roman" w:hAnsi="Times New Roman" w:cs="Times New Roman"/>
            <w:sz w:val="24"/>
            <w:szCs w:val="24"/>
          </w:rPr>
          <w:delText xml:space="preserve"> kan blive søgt efter</w:delText>
        </w:r>
      </w:del>
      <w:r w:rsidR="003034F1" w:rsidRPr="000F000F">
        <w:rPr>
          <w:rFonts w:ascii="Times New Roman" w:hAnsi="Times New Roman" w:cs="Times New Roman"/>
          <w:sz w:val="24"/>
          <w:szCs w:val="24"/>
        </w:rPr>
        <w:t>.</w:t>
      </w:r>
    </w:p>
    <w:p w14:paraId="669ECA44" w14:textId="3D7D6434" w:rsidR="003034F1" w:rsidRPr="000F000F" w:rsidRDefault="003034F1" w:rsidP="000F000F">
      <w:pPr>
        <w:pStyle w:val="Listeafsnit"/>
        <w:numPr>
          <w:ilvl w:val="0"/>
          <w:numId w:val="1"/>
        </w:numPr>
        <w:ind w:left="1505"/>
        <w:rPr>
          <w:rFonts w:ascii="Times New Roman" w:hAnsi="Times New Roman" w:cs="Times New Roman"/>
          <w:sz w:val="24"/>
          <w:szCs w:val="24"/>
        </w:rPr>
      </w:pPr>
      <w:r w:rsidRPr="000F000F">
        <w:rPr>
          <w:rFonts w:ascii="Times New Roman" w:hAnsi="Times New Roman" w:cs="Times New Roman"/>
          <w:sz w:val="24"/>
          <w:szCs w:val="24"/>
        </w:rPr>
        <w:t>Åbne filen for</w:t>
      </w:r>
      <w:ins w:id="96" w:author="Laila Kofoed" w:date="2017-06-20T17:59:00Z">
        <w:r w:rsidR="006B5520">
          <w:rPr>
            <w:rFonts w:ascii="Times New Roman" w:hAnsi="Times New Roman" w:cs="Times New Roman"/>
            <w:sz w:val="24"/>
            <w:szCs w:val="24"/>
          </w:rPr>
          <w:t xml:space="preserve"> brugeren</w:t>
        </w:r>
      </w:ins>
      <w:del w:id="97" w:author="Laila Kofoed" w:date="2017-06-20T17:59:00Z">
        <w:r w:rsidRPr="000F000F" w:rsidDel="006B5520">
          <w:rPr>
            <w:rFonts w:ascii="Times New Roman" w:hAnsi="Times New Roman" w:cs="Times New Roman"/>
            <w:sz w:val="24"/>
            <w:szCs w:val="24"/>
          </w:rPr>
          <w:delText xml:space="preserve"> dig</w:delText>
        </w:r>
      </w:del>
    </w:p>
    <w:p w14:paraId="714296A3" w14:textId="27A37997" w:rsidR="009A4FE2" w:rsidRPr="000F000F" w:rsidRDefault="00AD1C45" w:rsidP="000F000F">
      <w:pPr>
        <w:pStyle w:val="Listeafsnit"/>
        <w:numPr>
          <w:ilvl w:val="0"/>
          <w:numId w:val="1"/>
        </w:numPr>
        <w:ind w:left="1505"/>
        <w:rPr>
          <w:rFonts w:ascii="Times New Roman" w:hAnsi="Times New Roman" w:cs="Times New Roman"/>
          <w:sz w:val="24"/>
          <w:szCs w:val="24"/>
        </w:rPr>
      </w:pPr>
      <w:r w:rsidRPr="000F000F">
        <w:rPr>
          <w:rFonts w:ascii="Times New Roman" w:hAnsi="Times New Roman" w:cs="Times New Roman"/>
          <w:sz w:val="24"/>
          <w:szCs w:val="24"/>
        </w:rPr>
        <w:t>Mulighed for at slå filter fra</w:t>
      </w:r>
      <w:r w:rsidR="008D1A12">
        <w:rPr>
          <w:rFonts w:ascii="Times New Roman" w:hAnsi="Times New Roman" w:cs="Times New Roman"/>
          <w:sz w:val="24"/>
          <w:szCs w:val="24"/>
        </w:rPr>
        <w:t>.</w:t>
      </w:r>
    </w:p>
    <w:p w14:paraId="2ABF82D5" w14:textId="76954D57" w:rsidR="009958C3" w:rsidRPr="000F000F" w:rsidRDefault="009958C3" w:rsidP="000F000F">
      <w:pPr>
        <w:pStyle w:val="Overskrift1"/>
      </w:pPr>
      <w:r w:rsidRPr="000F000F">
        <w:t>Funktionsbeskrivelse</w:t>
      </w:r>
    </w:p>
    <w:p w14:paraId="58C50A4D" w14:textId="59AE6D77" w:rsidR="00873FFC" w:rsidRPr="000F000F" w:rsidRDefault="007F7CA6" w:rsidP="000F000F">
      <w:pPr>
        <w:ind w:left="720"/>
        <w:rPr>
          <w:rFonts w:ascii="Times New Roman" w:hAnsi="Times New Roman" w:cs="Times New Roman"/>
          <w:sz w:val="24"/>
          <w:szCs w:val="24"/>
        </w:rPr>
      </w:pPr>
      <w:r w:rsidRPr="000F000F">
        <w:rPr>
          <w:rFonts w:ascii="Times New Roman" w:hAnsi="Times New Roman" w:cs="Times New Roman"/>
          <w:sz w:val="24"/>
          <w:szCs w:val="24"/>
        </w:rPr>
        <w:t xml:space="preserve">Programmet kan hjælpe </w:t>
      </w:r>
      <w:del w:id="98" w:author="Laila Kofoed" w:date="2017-06-20T18:00:00Z">
        <w:r w:rsidRPr="000F000F" w:rsidDel="006B5520">
          <w:rPr>
            <w:rFonts w:ascii="Times New Roman" w:hAnsi="Times New Roman" w:cs="Times New Roman"/>
            <w:sz w:val="24"/>
            <w:szCs w:val="24"/>
          </w:rPr>
          <w:delText xml:space="preserve">dig </w:delText>
        </w:r>
      </w:del>
      <w:ins w:id="99" w:author="Laila Kofoed" w:date="2017-06-20T18:00:00Z">
        <w:r w:rsidR="006B5520">
          <w:rPr>
            <w:rFonts w:ascii="Times New Roman" w:hAnsi="Times New Roman" w:cs="Times New Roman"/>
            <w:sz w:val="24"/>
            <w:szCs w:val="24"/>
          </w:rPr>
          <w:t xml:space="preserve">brugeren med </w:t>
        </w:r>
      </w:ins>
      <w:r w:rsidRPr="000F000F">
        <w:rPr>
          <w:rFonts w:ascii="Times New Roman" w:hAnsi="Times New Roman" w:cs="Times New Roman"/>
          <w:sz w:val="24"/>
          <w:szCs w:val="24"/>
        </w:rPr>
        <w:t xml:space="preserve">at finde </w:t>
      </w:r>
      <w:ins w:id="100" w:author="Laila Kofoed" w:date="2017-06-20T18:00:00Z">
        <w:r w:rsidR="006B5520">
          <w:rPr>
            <w:rFonts w:ascii="Times New Roman" w:hAnsi="Times New Roman" w:cs="Times New Roman"/>
            <w:sz w:val="24"/>
            <w:szCs w:val="24"/>
          </w:rPr>
          <w:t xml:space="preserve">en </w:t>
        </w:r>
      </w:ins>
      <w:r w:rsidRPr="000F000F">
        <w:rPr>
          <w:rFonts w:ascii="Times New Roman" w:hAnsi="Times New Roman" w:cs="Times New Roman"/>
          <w:sz w:val="24"/>
          <w:szCs w:val="24"/>
        </w:rPr>
        <w:t>fil</w:t>
      </w:r>
      <w:del w:id="101" w:author="Laila Kofoed" w:date="2017-06-20T18:03:00Z">
        <w:r w:rsidRPr="000F000F" w:rsidDel="006B5520">
          <w:rPr>
            <w:rFonts w:ascii="Times New Roman" w:hAnsi="Times New Roman" w:cs="Times New Roman"/>
            <w:sz w:val="24"/>
            <w:szCs w:val="24"/>
          </w:rPr>
          <w:delText xml:space="preserve">, </w:delText>
        </w:r>
      </w:del>
      <w:ins w:id="102" w:author="Laila Kofoed" w:date="2017-06-20T18:03:00Z">
        <w:r w:rsidR="006B5520">
          <w:rPr>
            <w:rFonts w:ascii="Times New Roman" w:hAnsi="Times New Roman" w:cs="Times New Roman"/>
            <w:sz w:val="24"/>
            <w:szCs w:val="24"/>
          </w:rPr>
          <w:t xml:space="preserve"> af</w:t>
        </w:r>
        <w:r w:rsidR="006B5520" w:rsidRPr="000F000F">
          <w:rPr>
            <w:rFonts w:ascii="Times New Roman" w:hAnsi="Times New Roman" w:cs="Times New Roman"/>
            <w:sz w:val="24"/>
            <w:szCs w:val="24"/>
          </w:rPr>
          <w:t xml:space="preserve"> </w:t>
        </w:r>
      </w:ins>
      <w:del w:id="103" w:author="Laila Kofoed" w:date="2017-06-20T18:03:00Z">
        <w:r w:rsidRPr="000F000F" w:rsidDel="006B5520">
          <w:rPr>
            <w:rFonts w:ascii="Times New Roman" w:hAnsi="Times New Roman" w:cs="Times New Roman"/>
            <w:sz w:val="24"/>
            <w:szCs w:val="24"/>
          </w:rPr>
          <w:delText xml:space="preserve">ved kun at vise </w:delText>
        </w:r>
      </w:del>
      <w:r w:rsidRPr="000F000F">
        <w:rPr>
          <w:rFonts w:ascii="Times New Roman" w:hAnsi="Times New Roman" w:cs="Times New Roman"/>
          <w:sz w:val="24"/>
          <w:szCs w:val="24"/>
        </w:rPr>
        <w:t>en bestemt filtype</w:t>
      </w:r>
      <w:ins w:id="104" w:author="Laila Kofoed" w:date="2017-06-20T18:03:00Z">
        <w:r w:rsidR="006B5520">
          <w:rPr>
            <w:rFonts w:ascii="Times New Roman" w:hAnsi="Times New Roman" w:cs="Times New Roman"/>
            <w:sz w:val="24"/>
            <w:szCs w:val="24"/>
          </w:rPr>
          <w:t xml:space="preserve"> ud fra en </w:t>
        </w:r>
      </w:ins>
      <w:ins w:id="105" w:author="Laila Kofoed" w:date="2017-06-20T18:04:00Z">
        <w:r w:rsidR="006B5520">
          <w:rPr>
            <w:rFonts w:ascii="Times New Roman" w:hAnsi="Times New Roman" w:cs="Times New Roman"/>
            <w:sz w:val="24"/>
            <w:szCs w:val="24"/>
          </w:rPr>
          <w:t xml:space="preserve">dropdown-menu indeholdende </w:t>
        </w:r>
      </w:ins>
      <w:del w:id="106" w:author="Laila Kofoed" w:date="2017-06-20T18:04:00Z">
        <w:r w:rsidRPr="000F000F" w:rsidDel="006B5520">
          <w:rPr>
            <w:rFonts w:ascii="Times New Roman" w:hAnsi="Times New Roman" w:cs="Times New Roman"/>
            <w:sz w:val="24"/>
            <w:szCs w:val="24"/>
          </w:rPr>
          <w:delText xml:space="preserve">, man kan vælge mellem </w:delText>
        </w:r>
      </w:del>
      <w:r w:rsidRPr="000F000F">
        <w:rPr>
          <w:rFonts w:ascii="Times New Roman" w:hAnsi="Times New Roman" w:cs="Times New Roman"/>
          <w:sz w:val="24"/>
          <w:szCs w:val="24"/>
        </w:rPr>
        <w:t>en af de presets</w:t>
      </w:r>
      <w:ins w:id="107" w:author="Laila Kofoed" w:date="2017-06-20T18:04:00Z">
        <w:r w:rsidR="006B5520">
          <w:rPr>
            <w:rFonts w:ascii="Times New Roman" w:hAnsi="Times New Roman" w:cs="Times New Roman"/>
            <w:sz w:val="24"/>
            <w:szCs w:val="24"/>
          </w:rPr>
          <w:t>,</w:t>
        </w:r>
      </w:ins>
      <w:r w:rsidRPr="000F000F">
        <w:rPr>
          <w:rFonts w:ascii="Times New Roman" w:hAnsi="Times New Roman" w:cs="Times New Roman"/>
          <w:sz w:val="24"/>
          <w:szCs w:val="24"/>
        </w:rPr>
        <w:t xml:space="preserve"> som passer på de mest brugte filtyper i gymnasiet</w:t>
      </w:r>
      <w:ins w:id="108" w:author="Laila Kofoed" w:date="2017-06-20T18:04:00Z">
        <w:r w:rsidR="006B5520">
          <w:rPr>
            <w:rFonts w:ascii="Times New Roman" w:hAnsi="Times New Roman" w:cs="Times New Roman"/>
            <w:sz w:val="24"/>
            <w:szCs w:val="24"/>
          </w:rPr>
          <w:t xml:space="preserve"> eller ved selv at angive, at der kun ønskes dokumenter vist af fx typen PDF</w:t>
        </w:r>
      </w:ins>
      <w:r w:rsidRPr="000F000F">
        <w:rPr>
          <w:rFonts w:ascii="Times New Roman" w:hAnsi="Times New Roman" w:cs="Times New Roman"/>
          <w:sz w:val="24"/>
          <w:szCs w:val="24"/>
        </w:rPr>
        <w:t xml:space="preserve">. Hvis </w:t>
      </w:r>
      <w:del w:id="109" w:author="Laila Kofoed" w:date="2017-06-20T18:05:00Z">
        <w:r w:rsidRPr="000F000F" w:rsidDel="006B5520">
          <w:rPr>
            <w:rFonts w:ascii="Times New Roman" w:hAnsi="Times New Roman" w:cs="Times New Roman"/>
            <w:sz w:val="24"/>
            <w:szCs w:val="24"/>
          </w:rPr>
          <w:delText xml:space="preserve">man </w:delText>
        </w:r>
      </w:del>
      <w:ins w:id="110" w:author="Laila Kofoed" w:date="2017-06-20T18:05:00Z">
        <w:r w:rsidR="006B5520">
          <w:rPr>
            <w:rFonts w:ascii="Times New Roman" w:hAnsi="Times New Roman" w:cs="Times New Roman"/>
            <w:sz w:val="24"/>
            <w:szCs w:val="24"/>
          </w:rPr>
          <w:t>brugeren</w:t>
        </w:r>
        <w:r w:rsidR="006B5520" w:rsidRPr="000F000F">
          <w:rPr>
            <w:rFonts w:ascii="Times New Roman" w:hAnsi="Times New Roman" w:cs="Times New Roman"/>
            <w:sz w:val="24"/>
            <w:szCs w:val="24"/>
          </w:rPr>
          <w:t xml:space="preserve"> </w:t>
        </w:r>
      </w:ins>
      <w:r w:rsidRPr="000F000F">
        <w:rPr>
          <w:rFonts w:ascii="Times New Roman" w:hAnsi="Times New Roman" w:cs="Times New Roman"/>
          <w:sz w:val="24"/>
          <w:szCs w:val="24"/>
        </w:rPr>
        <w:t xml:space="preserve">har </w:t>
      </w:r>
      <w:del w:id="111" w:author="Laila Kofoed" w:date="2017-06-20T18:05:00Z">
        <w:r w:rsidRPr="000F000F" w:rsidDel="006B5520">
          <w:rPr>
            <w:rFonts w:ascii="Times New Roman" w:hAnsi="Times New Roman" w:cs="Times New Roman"/>
            <w:sz w:val="24"/>
            <w:szCs w:val="24"/>
          </w:rPr>
          <w:delText xml:space="preserve">brug </w:delText>
        </w:r>
      </w:del>
      <w:ins w:id="112" w:author="Laila Kofoed" w:date="2017-06-20T18:05:00Z">
        <w:r w:rsidR="006B5520">
          <w:rPr>
            <w:rFonts w:ascii="Times New Roman" w:hAnsi="Times New Roman" w:cs="Times New Roman"/>
            <w:sz w:val="24"/>
            <w:szCs w:val="24"/>
          </w:rPr>
          <w:t>behov</w:t>
        </w:r>
        <w:r w:rsidR="006B5520" w:rsidRPr="000F000F">
          <w:rPr>
            <w:rFonts w:ascii="Times New Roman" w:hAnsi="Times New Roman" w:cs="Times New Roman"/>
            <w:sz w:val="24"/>
            <w:szCs w:val="24"/>
          </w:rPr>
          <w:t xml:space="preserve"> </w:t>
        </w:r>
      </w:ins>
      <w:r w:rsidRPr="000F000F">
        <w:rPr>
          <w:rFonts w:ascii="Times New Roman" w:hAnsi="Times New Roman" w:cs="Times New Roman"/>
          <w:sz w:val="24"/>
          <w:szCs w:val="24"/>
        </w:rPr>
        <w:t>for at lede efter en fil</w:t>
      </w:r>
      <w:ins w:id="113" w:author="Laila Kofoed" w:date="2017-06-20T18:05:00Z">
        <w:r w:rsidR="006B5520">
          <w:rPr>
            <w:rFonts w:ascii="Times New Roman" w:hAnsi="Times New Roman" w:cs="Times New Roman"/>
            <w:sz w:val="24"/>
            <w:szCs w:val="24"/>
          </w:rPr>
          <w:t>,</w:t>
        </w:r>
      </w:ins>
      <w:r w:rsidRPr="000F000F">
        <w:rPr>
          <w:rFonts w:ascii="Times New Roman" w:hAnsi="Times New Roman" w:cs="Times New Roman"/>
          <w:sz w:val="24"/>
          <w:szCs w:val="24"/>
        </w:rPr>
        <w:t xml:space="preserve"> som ikke er blandt </w:t>
      </w:r>
      <w:r w:rsidR="004C2FB9" w:rsidRPr="000F000F">
        <w:rPr>
          <w:rFonts w:ascii="Times New Roman" w:hAnsi="Times New Roman" w:cs="Times New Roman"/>
          <w:sz w:val="24"/>
          <w:szCs w:val="24"/>
        </w:rPr>
        <w:t>programmets presets</w:t>
      </w:r>
      <w:ins w:id="114" w:author="Laila Kofoed" w:date="2017-06-20T18:05:00Z">
        <w:r w:rsidR="006B5520">
          <w:rPr>
            <w:rFonts w:ascii="Times New Roman" w:hAnsi="Times New Roman" w:cs="Times New Roman"/>
            <w:sz w:val="24"/>
            <w:szCs w:val="24"/>
          </w:rPr>
          <w:t>,</w:t>
        </w:r>
      </w:ins>
      <w:r w:rsidR="004C2FB9" w:rsidRPr="000F000F">
        <w:rPr>
          <w:rFonts w:ascii="Times New Roman" w:hAnsi="Times New Roman" w:cs="Times New Roman"/>
          <w:sz w:val="24"/>
          <w:szCs w:val="24"/>
        </w:rPr>
        <w:t xml:space="preserve"> </w:t>
      </w:r>
      <w:r w:rsidRPr="000F000F">
        <w:rPr>
          <w:rFonts w:ascii="Times New Roman" w:hAnsi="Times New Roman" w:cs="Times New Roman"/>
          <w:sz w:val="24"/>
          <w:szCs w:val="24"/>
        </w:rPr>
        <w:t xml:space="preserve">kan </w:t>
      </w:r>
      <w:ins w:id="115" w:author="Laila Kofoed" w:date="2017-06-20T18:05:00Z">
        <w:r w:rsidR="006B5520">
          <w:rPr>
            <w:rFonts w:ascii="Times New Roman" w:hAnsi="Times New Roman" w:cs="Times New Roman"/>
            <w:sz w:val="24"/>
            <w:szCs w:val="24"/>
          </w:rPr>
          <w:t>brugeren</w:t>
        </w:r>
      </w:ins>
      <w:del w:id="116" w:author="Laila Kofoed" w:date="2017-06-20T18:05:00Z">
        <w:r w:rsidRPr="000F000F" w:rsidDel="006B5520">
          <w:rPr>
            <w:rFonts w:ascii="Times New Roman" w:hAnsi="Times New Roman" w:cs="Times New Roman"/>
            <w:sz w:val="24"/>
            <w:szCs w:val="24"/>
          </w:rPr>
          <w:delText>man</w:delText>
        </w:r>
      </w:del>
      <w:r w:rsidRPr="000F000F">
        <w:rPr>
          <w:rFonts w:ascii="Times New Roman" w:hAnsi="Times New Roman" w:cs="Times New Roman"/>
          <w:sz w:val="24"/>
          <w:szCs w:val="24"/>
        </w:rPr>
        <w:t xml:space="preserve"> sk</w:t>
      </w:r>
      <w:ins w:id="117" w:author="Laila Kofoed" w:date="2017-06-20T18:03:00Z">
        <w:r w:rsidR="006B5520">
          <w:rPr>
            <w:rFonts w:ascii="Times New Roman" w:hAnsi="Times New Roman" w:cs="Times New Roman"/>
            <w:sz w:val="24"/>
            <w:szCs w:val="24"/>
          </w:rPr>
          <w:t>r</w:t>
        </w:r>
      </w:ins>
      <w:r w:rsidRPr="000F000F">
        <w:rPr>
          <w:rFonts w:ascii="Times New Roman" w:hAnsi="Times New Roman" w:cs="Times New Roman"/>
          <w:sz w:val="24"/>
          <w:szCs w:val="24"/>
        </w:rPr>
        <w:t>ive filtypen i en tekst</w:t>
      </w:r>
      <w:del w:id="118" w:author="Laila Kofoed" w:date="2017-06-20T18:05:00Z">
        <w:r w:rsidRPr="000F000F" w:rsidDel="006B5520">
          <w:rPr>
            <w:rFonts w:ascii="Times New Roman" w:hAnsi="Times New Roman" w:cs="Times New Roman"/>
            <w:sz w:val="24"/>
            <w:szCs w:val="24"/>
          </w:rPr>
          <w:delText xml:space="preserve"> </w:delText>
        </w:r>
      </w:del>
      <w:r w:rsidRPr="000F000F">
        <w:rPr>
          <w:rFonts w:ascii="Times New Roman" w:hAnsi="Times New Roman" w:cs="Times New Roman"/>
          <w:sz w:val="24"/>
          <w:szCs w:val="24"/>
        </w:rPr>
        <w:t>boks</w:t>
      </w:r>
      <w:ins w:id="119" w:author="Laila Kofoed" w:date="2017-06-20T18:05:00Z">
        <w:r w:rsidR="006B5520">
          <w:rPr>
            <w:rFonts w:ascii="Times New Roman" w:hAnsi="Times New Roman" w:cs="Times New Roman"/>
            <w:sz w:val="24"/>
            <w:szCs w:val="24"/>
          </w:rPr>
          <w:t xml:space="preserve">. Derved får brugeren kun </w:t>
        </w:r>
      </w:ins>
      <w:del w:id="120" w:author="Laila Kofoed" w:date="2017-06-20T18:05:00Z">
        <w:r w:rsidRPr="000F000F" w:rsidDel="006B5520">
          <w:rPr>
            <w:rFonts w:ascii="Times New Roman" w:hAnsi="Times New Roman" w:cs="Times New Roman"/>
            <w:sz w:val="24"/>
            <w:szCs w:val="24"/>
          </w:rPr>
          <w:delText xml:space="preserve">, </w:delText>
        </w:r>
      </w:del>
      <w:del w:id="121" w:author="Laila Kofoed" w:date="2017-06-20T18:06:00Z">
        <w:r w:rsidRPr="000F000F" w:rsidDel="006B5520">
          <w:rPr>
            <w:rFonts w:ascii="Times New Roman" w:hAnsi="Times New Roman" w:cs="Times New Roman"/>
            <w:sz w:val="24"/>
            <w:szCs w:val="24"/>
          </w:rPr>
          <w:delText xml:space="preserve">som så gør at man kun får </w:delText>
        </w:r>
      </w:del>
      <w:r w:rsidRPr="000F000F">
        <w:rPr>
          <w:rFonts w:ascii="Times New Roman" w:hAnsi="Times New Roman" w:cs="Times New Roman"/>
          <w:sz w:val="24"/>
          <w:szCs w:val="24"/>
        </w:rPr>
        <w:t>vist filer</w:t>
      </w:r>
      <w:ins w:id="122" w:author="Laila Kofoed" w:date="2017-06-20T18:06:00Z">
        <w:r w:rsidR="006B5520">
          <w:rPr>
            <w:rFonts w:ascii="Times New Roman" w:hAnsi="Times New Roman" w:cs="Times New Roman"/>
            <w:sz w:val="24"/>
            <w:szCs w:val="24"/>
          </w:rPr>
          <w:t>,</w:t>
        </w:r>
      </w:ins>
      <w:r w:rsidRPr="000F000F">
        <w:rPr>
          <w:rFonts w:ascii="Times New Roman" w:hAnsi="Times New Roman" w:cs="Times New Roman"/>
          <w:sz w:val="24"/>
          <w:szCs w:val="24"/>
        </w:rPr>
        <w:t xml:space="preserve"> som er af den filtype. Derudover kan </w:t>
      </w:r>
      <w:del w:id="123" w:author="Laila Kofoed" w:date="2017-06-20T18:06:00Z">
        <w:r w:rsidRPr="000F000F" w:rsidDel="006B5520">
          <w:rPr>
            <w:rFonts w:ascii="Times New Roman" w:hAnsi="Times New Roman" w:cs="Times New Roman"/>
            <w:sz w:val="24"/>
            <w:szCs w:val="24"/>
          </w:rPr>
          <w:delText xml:space="preserve">man </w:delText>
        </w:r>
      </w:del>
      <w:ins w:id="124" w:author="Laila Kofoed" w:date="2017-06-20T18:06:00Z">
        <w:r w:rsidR="006B5520">
          <w:rPr>
            <w:rFonts w:ascii="Times New Roman" w:hAnsi="Times New Roman" w:cs="Times New Roman"/>
            <w:sz w:val="24"/>
            <w:szCs w:val="24"/>
          </w:rPr>
          <w:t xml:space="preserve">brugeren </w:t>
        </w:r>
      </w:ins>
      <w:r w:rsidRPr="000F000F">
        <w:rPr>
          <w:rFonts w:ascii="Times New Roman" w:hAnsi="Times New Roman" w:cs="Times New Roman"/>
          <w:sz w:val="24"/>
          <w:szCs w:val="24"/>
        </w:rPr>
        <w:t>også få programmet til at vise alle filer</w:t>
      </w:r>
      <w:ins w:id="125" w:author="Laila Kofoed" w:date="2017-06-20T18:06:00Z">
        <w:r w:rsidR="006B5520">
          <w:rPr>
            <w:rFonts w:ascii="Times New Roman" w:hAnsi="Times New Roman" w:cs="Times New Roman"/>
            <w:sz w:val="24"/>
            <w:szCs w:val="24"/>
          </w:rPr>
          <w:t xml:space="preserve"> af alle filformater</w:t>
        </w:r>
      </w:ins>
      <w:r w:rsidRPr="000F000F">
        <w:rPr>
          <w:rFonts w:ascii="Times New Roman" w:hAnsi="Times New Roman" w:cs="Times New Roman"/>
          <w:sz w:val="24"/>
          <w:szCs w:val="24"/>
        </w:rPr>
        <w:t xml:space="preserve"> </w:t>
      </w:r>
      <w:r w:rsidR="009A4FE2" w:rsidRPr="000F000F">
        <w:rPr>
          <w:rFonts w:ascii="Times New Roman" w:hAnsi="Times New Roman" w:cs="Times New Roman"/>
          <w:sz w:val="24"/>
          <w:szCs w:val="24"/>
        </w:rPr>
        <w:t xml:space="preserve">på </w:t>
      </w:r>
      <w:del w:id="126" w:author="Laila Kofoed" w:date="2017-06-20T18:06:00Z">
        <w:r w:rsidR="009A4FE2" w:rsidRPr="000F000F" w:rsidDel="006B5520">
          <w:rPr>
            <w:rFonts w:ascii="Times New Roman" w:hAnsi="Times New Roman" w:cs="Times New Roman"/>
            <w:sz w:val="24"/>
            <w:szCs w:val="24"/>
          </w:rPr>
          <w:delText>e</w:delText>
        </w:r>
      </w:del>
      <w:ins w:id="127" w:author="Laila Kofoed" w:date="2017-06-20T18:06:00Z">
        <w:r w:rsidR="006B5520">
          <w:rPr>
            <w:rFonts w:ascii="Times New Roman" w:hAnsi="Times New Roman" w:cs="Times New Roman"/>
            <w:sz w:val="24"/>
            <w:szCs w:val="24"/>
          </w:rPr>
          <w:t>é</w:t>
        </w:r>
      </w:ins>
      <w:r w:rsidR="009A4FE2" w:rsidRPr="000F000F">
        <w:rPr>
          <w:rFonts w:ascii="Times New Roman" w:hAnsi="Times New Roman" w:cs="Times New Roman"/>
          <w:sz w:val="24"/>
          <w:szCs w:val="24"/>
        </w:rPr>
        <w:t>n gang.</w:t>
      </w:r>
    </w:p>
    <w:p w14:paraId="6A6BDB2F" w14:textId="5EFB4EF5" w:rsidR="009958C3" w:rsidRPr="000F000F" w:rsidRDefault="009958C3" w:rsidP="000F000F">
      <w:pPr>
        <w:pStyle w:val="Overskrift1"/>
      </w:pPr>
      <w:r w:rsidRPr="000F000F">
        <w:t>Dokumentation</w:t>
      </w:r>
    </w:p>
    <w:p w14:paraId="28F53975" w14:textId="1B279D39" w:rsidR="00933DFE" w:rsidRDefault="00933DFE" w:rsidP="000F000F">
      <w:pPr>
        <w:ind w:left="720"/>
        <w:rPr>
          <w:ins w:id="128" w:author="Laila Kofoed" w:date="2017-06-20T18:07:00Z"/>
          <w:rFonts w:ascii="Times New Roman" w:hAnsi="Times New Roman" w:cs="Times New Roman"/>
          <w:sz w:val="24"/>
          <w:szCs w:val="24"/>
        </w:rPr>
      </w:pPr>
      <w:ins w:id="129" w:author="Laila Kofoed" w:date="2017-06-20T18:07:00Z">
        <w:r>
          <w:rPr>
            <w:rFonts w:ascii="Times New Roman" w:hAnsi="Times New Roman" w:cs="Times New Roman"/>
            <w:sz w:val="24"/>
            <w:szCs w:val="24"/>
          </w:rPr>
          <w:t>Herunder følger en beskrivelse af de centrale variable, som indgår i koden</w:t>
        </w:r>
      </w:ins>
      <w:ins w:id="130" w:author="Laila Kofoed" w:date="2017-06-20T18:08:00Z">
        <w:r>
          <w:rPr>
            <w:rFonts w:ascii="Times New Roman" w:hAnsi="Times New Roman" w:cs="Times New Roman"/>
            <w:sz w:val="24"/>
            <w:szCs w:val="24"/>
          </w:rPr>
          <w:t xml:space="preserve"> samt en enkelt funktionsbeskrivelse.</w:t>
        </w:r>
      </w:ins>
    </w:p>
    <w:p w14:paraId="6A11033D" w14:textId="697B1084" w:rsidR="002F2330" w:rsidRPr="000F000F" w:rsidDel="00933DFE" w:rsidRDefault="002F2330" w:rsidP="000F000F">
      <w:pPr>
        <w:ind w:left="720"/>
        <w:rPr>
          <w:del w:id="131" w:author="Laila Kofoed" w:date="2017-06-20T18:08:00Z"/>
          <w:rFonts w:ascii="Times New Roman" w:hAnsi="Times New Roman" w:cs="Times New Roman"/>
          <w:sz w:val="24"/>
          <w:szCs w:val="24"/>
        </w:rPr>
      </w:pPr>
      <w:del w:id="132" w:author="Laila Kofoed" w:date="2017-06-20T18:08:00Z">
        <w:r w:rsidRPr="000F000F" w:rsidDel="00933DFE">
          <w:rPr>
            <w:rFonts w:ascii="Times New Roman" w:hAnsi="Times New Roman" w:cs="Times New Roman"/>
            <w:sz w:val="24"/>
            <w:szCs w:val="24"/>
          </w:rPr>
          <w:delText>Beskriv hvordan koden virker, lad være med at bare læse det op, brug gerne screenshots.</w:delText>
        </w:r>
      </w:del>
    </w:p>
    <w:p w14:paraId="0CA2C820" w14:textId="313579D0" w:rsidR="002F2330" w:rsidRPr="000F000F" w:rsidDel="00933DFE" w:rsidRDefault="002F2330" w:rsidP="000F000F">
      <w:pPr>
        <w:ind w:left="720"/>
        <w:rPr>
          <w:del w:id="133" w:author="Laila Kofoed" w:date="2017-06-20T18:08:00Z"/>
          <w:rFonts w:ascii="Times New Roman" w:hAnsi="Times New Roman" w:cs="Times New Roman"/>
          <w:sz w:val="24"/>
          <w:szCs w:val="24"/>
        </w:rPr>
      </w:pPr>
    </w:p>
    <w:p w14:paraId="3AF20DCF" w14:textId="6B8EDC94" w:rsidR="00AD1C45" w:rsidRPr="000F000F" w:rsidRDefault="002F2330" w:rsidP="000F000F">
      <w:pPr>
        <w:ind w:left="720"/>
        <w:rPr>
          <w:rFonts w:ascii="Times New Roman" w:hAnsi="Times New Roman" w:cs="Times New Roman"/>
          <w:sz w:val="24"/>
          <w:szCs w:val="24"/>
        </w:rPr>
      </w:pPr>
      <w:del w:id="134" w:author="Laila Kofoed" w:date="2017-06-20T18:08:00Z">
        <w:r w:rsidRPr="000F000F" w:rsidDel="00933DFE">
          <w:rPr>
            <w:rFonts w:ascii="Times New Roman" w:hAnsi="Times New Roman" w:cs="Times New Roman"/>
            <w:sz w:val="24"/>
            <w:szCs w:val="24"/>
          </w:rPr>
          <w:delText>Du skal beskrive de variabler under det her!!</w:delText>
        </w:r>
      </w:del>
    </w:p>
    <w:p w14:paraId="279494B5" w14:textId="6EDE4851" w:rsidR="00AD1C45" w:rsidRPr="000F000F" w:rsidRDefault="00AD1C45" w:rsidP="00092925">
      <w:pPr>
        <w:pStyle w:val="Overskrift2"/>
      </w:pPr>
      <w:r w:rsidRPr="000F000F">
        <w:t>Centrale variabler:</w:t>
      </w:r>
    </w:p>
    <w:tbl>
      <w:tblPr>
        <w:tblStyle w:val="Tabel-Gitter"/>
        <w:tblW w:w="0" w:type="auto"/>
        <w:tblInd w:w="720" w:type="dxa"/>
        <w:tblLook w:val="04A0" w:firstRow="1" w:lastRow="0" w:firstColumn="1" w:lastColumn="0" w:noHBand="0" w:noVBand="1"/>
      </w:tblPr>
      <w:tblGrid>
        <w:gridCol w:w="2252"/>
        <w:gridCol w:w="6990"/>
      </w:tblGrid>
      <w:tr w:rsidR="00D436C6" w14:paraId="224583E0" w14:textId="77777777" w:rsidTr="00840920">
        <w:tc>
          <w:tcPr>
            <w:tcW w:w="2252" w:type="dxa"/>
          </w:tcPr>
          <w:p w14:paraId="1C8B1FB5" w14:textId="228717A8" w:rsidR="00D436C6" w:rsidRPr="00840920" w:rsidRDefault="00E661EB" w:rsidP="000F000F">
            <w:pPr>
              <w:rPr>
                <w:rFonts w:ascii="Times New Roman" w:hAnsi="Times New Roman" w:cs="Times New Roman"/>
                <w:sz w:val="24"/>
                <w:szCs w:val="24"/>
              </w:rPr>
            </w:pPr>
            <w:r w:rsidRPr="00E661EB">
              <w:rPr>
                <w:rFonts w:ascii="Times New Roman" w:hAnsi="Times New Roman" w:cs="Times New Roman"/>
                <w:b/>
                <w:sz w:val="24"/>
                <w:szCs w:val="24"/>
              </w:rPr>
              <w:t>Navn</w:t>
            </w:r>
          </w:p>
        </w:tc>
        <w:tc>
          <w:tcPr>
            <w:tcW w:w="6990" w:type="dxa"/>
          </w:tcPr>
          <w:p w14:paraId="204C181B" w14:textId="617D2AC9" w:rsidR="00D436C6" w:rsidRPr="00E661EB" w:rsidRDefault="00E661EB" w:rsidP="000F000F">
            <w:pPr>
              <w:rPr>
                <w:rFonts w:ascii="Times New Roman" w:hAnsi="Times New Roman" w:cs="Times New Roman"/>
                <w:b/>
                <w:sz w:val="24"/>
                <w:szCs w:val="24"/>
              </w:rPr>
            </w:pPr>
            <w:r w:rsidRPr="00E661EB">
              <w:rPr>
                <w:rFonts w:ascii="Times New Roman" w:hAnsi="Times New Roman" w:cs="Times New Roman"/>
                <w:b/>
                <w:sz w:val="24"/>
                <w:szCs w:val="24"/>
              </w:rPr>
              <w:t>Beskrivelse</w:t>
            </w:r>
          </w:p>
        </w:tc>
      </w:tr>
      <w:tr w:rsidR="00D436C6" w14:paraId="2DF93A18" w14:textId="77777777" w:rsidTr="00840920">
        <w:tc>
          <w:tcPr>
            <w:tcW w:w="2252" w:type="dxa"/>
          </w:tcPr>
          <w:p w14:paraId="5FE0E777" w14:textId="14C424C2" w:rsidR="00D436C6" w:rsidRDefault="00E661EB" w:rsidP="000F000F">
            <w:pPr>
              <w:rPr>
                <w:rFonts w:ascii="Times New Roman" w:hAnsi="Times New Roman" w:cs="Times New Roman"/>
                <w:sz w:val="24"/>
                <w:szCs w:val="24"/>
              </w:rPr>
            </w:pPr>
            <w:r>
              <w:rPr>
                <w:rFonts w:ascii="Times New Roman" w:hAnsi="Times New Roman" w:cs="Times New Roman"/>
                <w:sz w:val="24"/>
                <w:szCs w:val="24"/>
              </w:rPr>
              <w:t>Custom</w:t>
            </w:r>
          </w:p>
        </w:tc>
        <w:tc>
          <w:tcPr>
            <w:tcW w:w="6990" w:type="dxa"/>
          </w:tcPr>
          <w:p w14:paraId="521C97D2" w14:textId="04BE3317" w:rsidR="00E661EB" w:rsidRDefault="00E86BAC" w:rsidP="000F000F">
            <w:pPr>
              <w:rPr>
                <w:rFonts w:ascii="Times New Roman" w:hAnsi="Times New Roman" w:cs="Times New Roman"/>
                <w:sz w:val="24"/>
                <w:szCs w:val="24"/>
              </w:rPr>
            </w:pPr>
            <w:r>
              <w:rPr>
                <w:rFonts w:ascii="Times New Roman" w:hAnsi="Times New Roman" w:cs="Times New Roman"/>
                <w:sz w:val="24"/>
                <w:szCs w:val="24"/>
              </w:rPr>
              <w:t>Ved hjælp af d</w:t>
            </w:r>
            <w:r w:rsidR="00E661EB">
              <w:rPr>
                <w:rFonts w:ascii="Times New Roman" w:hAnsi="Times New Roman" w:cs="Times New Roman"/>
                <w:sz w:val="24"/>
                <w:szCs w:val="24"/>
              </w:rPr>
              <w:t>en custo</w:t>
            </w:r>
            <w:r>
              <w:rPr>
                <w:rFonts w:ascii="Times New Roman" w:hAnsi="Times New Roman" w:cs="Times New Roman"/>
                <w:sz w:val="24"/>
                <w:szCs w:val="24"/>
              </w:rPr>
              <w:t>m variabel kan man</w:t>
            </w:r>
            <w:r w:rsidR="00E661EB">
              <w:rPr>
                <w:rFonts w:ascii="Times New Roman" w:hAnsi="Times New Roman" w:cs="Times New Roman"/>
                <w:sz w:val="24"/>
                <w:szCs w:val="24"/>
              </w:rPr>
              <w:t xml:space="preserve"> at finde </w:t>
            </w:r>
            <w:r>
              <w:rPr>
                <w:rFonts w:ascii="Times New Roman" w:hAnsi="Times New Roman" w:cs="Times New Roman"/>
                <w:sz w:val="24"/>
                <w:szCs w:val="24"/>
              </w:rPr>
              <w:t>en fil</w:t>
            </w:r>
            <w:r w:rsidR="00E661EB">
              <w:rPr>
                <w:rFonts w:ascii="Times New Roman" w:hAnsi="Times New Roman" w:cs="Times New Roman"/>
                <w:sz w:val="24"/>
                <w:szCs w:val="24"/>
              </w:rPr>
              <w:t xml:space="preserve"> </w:t>
            </w:r>
            <w:r>
              <w:rPr>
                <w:rFonts w:ascii="Times New Roman" w:hAnsi="Times New Roman" w:cs="Times New Roman"/>
                <w:sz w:val="24"/>
                <w:szCs w:val="24"/>
              </w:rPr>
              <w:t xml:space="preserve">i et specifikt filformat. Det gøres ved at indsætte det filformat </w:t>
            </w:r>
          </w:p>
        </w:tc>
      </w:tr>
      <w:tr w:rsidR="00D436C6" w14:paraId="60121852" w14:textId="77777777" w:rsidTr="00840920">
        <w:tc>
          <w:tcPr>
            <w:tcW w:w="2252" w:type="dxa"/>
          </w:tcPr>
          <w:p w14:paraId="4D366649" w14:textId="0868A0CE" w:rsidR="00D436C6" w:rsidRDefault="00E661EB" w:rsidP="000F000F">
            <w:pPr>
              <w:rPr>
                <w:rFonts w:ascii="Times New Roman" w:hAnsi="Times New Roman" w:cs="Times New Roman"/>
                <w:sz w:val="24"/>
                <w:szCs w:val="24"/>
              </w:rPr>
            </w:pPr>
            <w:r w:rsidRPr="000F000F">
              <w:rPr>
                <w:rFonts w:ascii="Times New Roman" w:hAnsi="Times New Roman" w:cs="Times New Roman"/>
                <w:sz w:val="24"/>
                <w:szCs w:val="24"/>
              </w:rPr>
              <w:t>presetType</w:t>
            </w:r>
          </w:p>
        </w:tc>
        <w:tc>
          <w:tcPr>
            <w:tcW w:w="6990" w:type="dxa"/>
          </w:tcPr>
          <w:p w14:paraId="3AFEE7DF" w14:textId="785F568B" w:rsidR="00D436C6" w:rsidRDefault="00E661EB" w:rsidP="000F000F">
            <w:pPr>
              <w:rPr>
                <w:rFonts w:ascii="Times New Roman" w:hAnsi="Times New Roman" w:cs="Times New Roman"/>
                <w:sz w:val="24"/>
                <w:szCs w:val="24"/>
              </w:rPr>
            </w:pPr>
            <w:r>
              <w:rPr>
                <w:rFonts w:ascii="Times New Roman" w:hAnsi="Times New Roman" w:cs="Times New Roman"/>
                <w:sz w:val="24"/>
                <w:szCs w:val="24"/>
              </w:rPr>
              <w:t>Dette er den variabel hvori at der er gemt en string, hvori at programmets presets bliver gemt til senere brug i tekstformat.</w:t>
            </w:r>
          </w:p>
        </w:tc>
      </w:tr>
      <w:tr w:rsidR="00D436C6" w14:paraId="08FE1B31" w14:textId="77777777" w:rsidTr="00840920">
        <w:tc>
          <w:tcPr>
            <w:tcW w:w="2252" w:type="dxa"/>
          </w:tcPr>
          <w:p w14:paraId="313BF87A" w14:textId="73F2E504" w:rsidR="00D436C6" w:rsidRDefault="00E661EB" w:rsidP="000F000F">
            <w:pPr>
              <w:rPr>
                <w:rFonts w:ascii="Times New Roman" w:hAnsi="Times New Roman" w:cs="Times New Roman"/>
                <w:sz w:val="24"/>
                <w:szCs w:val="24"/>
              </w:rPr>
            </w:pPr>
            <w:r>
              <w:rPr>
                <w:rFonts w:ascii="Times New Roman" w:hAnsi="Times New Roman" w:cs="Times New Roman"/>
                <w:sz w:val="24"/>
                <w:szCs w:val="24"/>
              </w:rPr>
              <w:t xml:space="preserve">Ofd </w:t>
            </w:r>
          </w:p>
        </w:tc>
        <w:tc>
          <w:tcPr>
            <w:tcW w:w="6990" w:type="dxa"/>
          </w:tcPr>
          <w:p w14:paraId="64B82F5E" w14:textId="357D5E3D" w:rsidR="00D436C6" w:rsidRDefault="00E661EB" w:rsidP="000F000F">
            <w:pPr>
              <w:rPr>
                <w:rFonts w:ascii="Times New Roman" w:hAnsi="Times New Roman" w:cs="Times New Roman"/>
                <w:sz w:val="24"/>
                <w:szCs w:val="24"/>
              </w:rPr>
            </w:pPr>
            <w:r w:rsidRPr="000F000F">
              <w:rPr>
                <w:rFonts w:ascii="Times New Roman" w:hAnsi="Times New Roman" w:cs="Times New Roman"/>
                <w:sz w:val="24"/>
                <w:szCs w:val="24"/>
              </w:rPr>
              <w:t>Ofd</w:t>
            </w:r>
            <w:r>
              <w:rPr>
                <w:rFonts w:ascii="Times New Roman" w:hAnsi="Times New Roman" w:cs="Times New Roman"/>
                <w:sz w:val="24"/>
                <w:szCs w:val="24"/>
              </w:rPr>
              <w:t xml:space="preserve"> er forkortelsen for </w:t>
            </w:r>
            <w:r w:rsidRPr="00B8480D">
              <w:rPr>
                <w:rFonts w:ascii="Times New Roman" w:hAnsi="Times New Roman" w:cs="Times New Roman"/>
                <w:sz w:val="24"/>
                <w:szCs w:val="24"/>
              </w:rPr>
              <w:t>OpenFileDialog</w:t>
            </w:r>
            <w:r>
              <w:rPr>
                <w:rFonts w:ascii="Times New Roman" w:hAnsi="Times New Roman" w:cs="Times New Roman"/>
                <w:sz w:val="24"/>
                <w:szCs w:val="24"/>
              </w:rPr>
              <w:t>, variablens funktion er at åbne selve det vindue hvor alle dokumenterne er i.</w:t>
            </w:r>
          </w:p>
        </w:tc>
      </w:tr>
      <w:tr w:rsidR="00D436C6" w:rsidDel="00933DFE" w14:paraId="71492408" w14:textId="4F2CF778" w:rsidTr="00840920">
        <w:trPr>
          <w:del w:id="135" w:author="Laila Kofoed" w:date="2017-06-20T18:08:00Z"/>
        </w:trPr>
        <w:tc>
          <w:tcPr>
            <w:tcW w:w="2252" w:type="dxa"/>
          </w:tcPr>
          <w:p w14:paraId="1765EBD0" w14:textId="170C2124" w:rsidR="00D436C6" w:rsidDel="00933DFE" w:rsidRDefault="00D436C6" w:rsidP="000F000F">
            <w:pPr>
              <w:rPr>
                <w:del w:id="136" w:author="Laila Kofoed" w:date="2017-06-20T18:08:00Z"/>
                <w:rFonts w:ascii="Times New Roman" w:hAnsi="Times New Roman" w:cs="Times New Roman"/>
                <w:sz w:val="24"/>
                <w:szCs w:val="24"/>
              </w:rPr>
            </w:pPr>
          </w:p>
        </w:tc>
        <w:tc>
          <w:tcPr>
            <w:tcW w:w="6990" w:type="dxa"/>
          </w:tcPr>
          <w:p w14:paraId="3C144934" w14:textId="476029B6" w:rsidR="00D436C6" w:rsidDel="00933DFE" w:rsidRDefault="00D436C6" w:rsidP="000F000F">
            <w:pPr>
              <w:rPr>
                <w:del w:id="137" w:author="Laila Kofoed" w:date="2017-06-20T18:08:00Z"/>
                <w:rFonts w:ascii="Times New Roman" w:hAnsi="Times New Roman" w:cs="Times New Roman"/>
                <w:sz w:val="24"/>
                <w:szCs w:val="24"/>
              </w:rPr>
            </w:pPr>
          </w:p>
        </w:tc>
      </w:tr>
      <w:tr w:rsidR="00D436C6" w:rsidDel="00933DFE" w14:paraId="63B41495" w14:textId="4E3457E3" w:rsidTr="00840920">
        <w:trPr>
          <w:del w:id="138" w:author="Laila Kofoed" w:date="2017-06-20T18:08:00Z"/>
        </w:trPr>
        <w:tc>
          <w:tcPr>
            <w:tcW w:w="2252" w:type="dxa"/>
          </w:tcPr>
          <w:p w14:paraId="1DF84670" w14:textId="0B1E93F5" w:rsidR="00D436C6" w:rsidDel="00933DFE" w:rsidRDefault="00D436C6" w:rsidP="000F000F">
            <w:pPr>
              <w:rPr>
                <w:del w:id="139" w:author="Laila Kofoed" w:date="2017-06-20T18:08:00Z"/>
                <w:rFonts w:ascii="Times New Roman" w:hAnsi="Times New Roman" w:cs="Times New Roman"/>
                <w:sz w:val="24"/>
                <w:szCs w:val="24"/>
              </w:rPr>
            </w:pPr>
          </w:p>
        </w:tc>
        <w:tc>
          <w:tcPr>
            <w:tcW w:w="6990" w:type="dxa"/>
          </w:tcPr>
          <w:p w14:paraId="58B2F028" w14:textId="2F1EDDEB" w:rsidR="00D436C6" w:rsidDel="00933DFE" w:rsidRDefault="00D436C6" w:rsidP="000F000F">
            <w:pPr>
              <w:rPr>
                <w:del w:id="140" w:author="Laila Kofoed" w:date="2017-06-20T18:08:00Z"/>
                <w:rFonts w:ascii="Times New Roman" w:hAnsi="Times New Roman" w:cs="Times New Roman"/>
                <w:sz w:val="24"/>
                <w:szCs w:val="24"/>
              </w:rPr>
            </w:pPr>
          </w:p>
        </w:tc>
      </w:tr>
      <w:tr w:rsidR="00D436C6" w:rsidDel="00933DFE" w14:paraId="631FAE81" w14:textId="3FF1785F" w:rsidTr="00840920">
        <w:trPr>
          <w:del w:id="141" w:author="Laila Kofoed" w:date="2017-06-20T18:08:00Z"/>
        </w:trPr>
        <w:tc>
          <w:tcPr>
            <w:tcW w:w="2252" w:type="dxa"/>
          </w:tcPr>
          <w:p w14:paraId="0E86811B" w14:textId="491C7F4C" w:rsidR="00D436C6" w:rsidDel="00933DFE" w:rsidRDefault="00D436C6" w:rsidP="000F000F">
            <w:pPr>
              <w:rPr>
                <w:del w:id="142" w:author="Laila Kofoed" w:date="2017-06-20T18:08:00Z"/>
                <w:rFonts w:ascii="Times New Roman" w:hAnsi="Times New Roman" w:cs="Times New Roman"/>
                <w:sz w:val="24"/>
                <w:szCs w:val="24"/>
              </w:rPr>
            </w:pPr>
          </w:p>
        </w:tc>
        <w:tc>
          <w:tcPr>
            <w:tcW w:w="6990" w:type="dxa"/>
          </w:tcPr>
          <w:p w14:paraId="5913AEA4" w14:textId="654C6CA9" w:rsidR="00D436C6" w:rsidDel="00933DFE" w:rsidRDefault="00D436C6" w:rsidP="000F000F">
            <w:pPr>
              <w:rPr>
                <w:del w:id="143" w:author="Laila Kofoed" w:date="2017-06-20T18:08:00Z"/>
                <w:rFonts w:ascii="Times New Roman" w:hAnsi="Times New Roman" w:cs="Times New Roman"/>
                <w:sz w:val="24"/>
                <w:szCs w:val="24"/>
              </w:rPr>
            </w:pPr>
          </w:p>
        </w:tc>
      </w:tr>
      <w:tr w:rsidR="00D436C6" w:rsidDel="00933DFE" w14:paraId="1AC662B4" w14:textId="56C672BB" w:rsidTr="00840920">
        <w:trPr>
          <w:del w:id="144" w:author="Laila Kofoed" w:date="2017-06-20T18:08:00Z"/>
        </w:trPr>
        <w:tc>
          <w:tcPr>
            <w:tcW w:w="2252" w:type="dxa"/>
          </w:tcPr>
          <w:p w14:paraId="51767E67" w14:textId="2DA39A59" w:rsidR="00D436C6" w:rsidDel="00933DFE" w:rsidRDefault="00D436C6" w:rsidP="000F000F">
            <w:pPr>
              <w:rPr>
                <w:del w:id="145" w:author="Laila Kofoed" w:date="2017-06-20T18:08:00Z"/>
                <w:rFonts w:ascii="Times New Roman" w:hAnsi="Times New Roman" w:cs="Times New Roman"/>
                <w:sz w:val="24"/>
                <w:szCs w:val="24"/>
              </w:rPr>
            </w:pPr>
          </w:p>
        </w:tc>
        <w:tc>
          <w:tcPr>
            <w:tcW w:w="6990" w:type="dxa"/>
          </w:tcPr>
          <w:p w14:paraId="49DC12B4" w14:textId="786506E5" w:rsidR="00D436C6" w:rsidDel="00933DFE" w:rsidRDefault="00D436C6" w:rsidP="000F000F">
            <w:pPr>
              <w:rPr>
                <w:del w:id="146" w:author="Laila Kofoed" w:date="2017-06-20T18:08:00Z"/>
                <w:rFonts w:ascii="Times New Roman" w:hAnsi="Times New Roman" w:cs="Times New Roman"/>
                <w:sz w:val="24"/>
                <w:szCs w:val="24"/>
              </w:rPr>
            </w:pPr>
          </w:p>
        </w:tc>
      </w:tr>
    </w:tbl>
    <w:p w14:paraId="6AED9EF6" w14:textId="008D22D5" w:rsidR="004E354E" w:rsidRPr="000F000F" w:rsidRDefault="004E354E" w:rsidP="000F000F">
      <w:pPr>
        <w:ind w:left="720"/>
        <w:rPr>
          <w:rFonts w:ascii="Times New Roman" w:hAnsi="Times New Roman" w:cs="Times New Roman"/>
          <w:sz w:val="24"/>
          <w:szCs w:val="24"/>
        </w:rPr>
      </w:pPr>
    </w:p>
    <w:p w14:paraId="3688BDFE" w14:textId="7093C22C" w:rsidR="00AD1C45" w:rsidRDefault="00AD1C45" w:rsidP="000F000F">
      <w:pPr>
        <w:ind w:left="720"/>
        <w:rPr>
          <w:rFonts w:ascii="Times New Roman" w:hAnsi="Times New Roman" w:cs="Times New Roman"/>
          <w:sz w:val="24"/>
          <w:szCs w:val="24"/>
        </w:rPr>
      </w:pPr>
      <w:r w:rsidRPr="000F000F">
        <w:rPr>
          <w:rFonts w:ascii="Times New Roman" w:hAnsi="Times New Roman" w:cs="Times New Roman"/>
          <w:sz w:val="24"/>
          <w:szCs w:val="24"/>
        </w:rPr>
        <w:tab/>
      </w:r>
      <w:r w:rsidRPr="000F000F">
        <w:rPr>
          <w:rFonts w:ascii="Times New Roman" w:hAnsi="Times New Roman" w:cs="Times New Roman"/>
          <w:sz w:val="24"/>
          <w:szCs w:val="24"/>
        </w:rPr>
        <w:tab/>
      </w:r>
    </w:p>
    <w:p w14:paraId="495C1D29" w14:textId="77777777" w:rsidR="001341CA" w:rsidRPr="000F000F" w:rsidRDefault="001341CA" w:rsidP="000F000F">
      <w:pPr>
        <w:ind w:left="720"/>
        <w:rPr>
          <w:rFonts w:ascii="Times New Roman" w:hAnsi="Times New Roman" w:cs="Times New Roman"/>
          <w:sz w:val="24"/>
          <w:szCs w:val="24"/>
        </w:rPr>
      </w:pPr>
    </w:p>
    <w:p w14:paraId="70327221" w14:textId="1E7480A7" w:rsidR="00840920" w:rsidRPr="000F000F" w:rsidRDefault="002F2330" w:rsidP="00092925">
      <w:pPr>
        <w:pStyle w:val="Overskrift2"/>
      </w:pPr>
      <w:r w:rsidRPr="000F000F">
        <w:lastRenderedPageBreak/>
        <w:t>Funktioner</w:t>
      </w:r>
    </w:p>
    <w:tbl>
      <w:tblPr>
        <w:tblStyle w:val="Tabel-Gitter"/>
        <w:tblW w:w="0" w:type="auto"/>
        <w:tblInd w:w="720" w:type="dxa"/>
        <w:tblLook w:val="04A0" w:firstRow="1" w:lastRow="0" w:firstColumn="1" w:lastColumn="0" w:noHBand="0" w:noVBand="1"/>
      </w:tblPr>
      <w:tblGrid>
        <w:gridCol w:w="2252"/>
        <w:gridCol w:w="6990"/>
      </w:tblGrid>
      <w:tr w:rsidR="00840920" w14:paraId="634A798F" w14:textId="77777777" w:rsidTr="00840920">
        <w:tc>
          <w:tcPr>
            <w:tcW w:w="2252" w:type="dxa"/>
          </w:tcPr>
          <w:p w14:paraId="14891CD7" w14:textId="580C7A30" w:rsidR="00840920" w:rsidRPr="00840920" w:rsidRDefault="00840920" w:rsidP="000F000F">
            <w:pPr>
              <w:rPr>
                <w:rFonts w:ascii="Times New Roman" w:hAnsi="Times New Roman" w:cs="Times New Roman"/>
                <w:b/>
                <w:sz w:val="24"/>
                <w:szCs w:val="24"/>
              </w:rPr>
            </w:pPr>
            <w:r w:rsidRPr="00840920">
              <w:rPr>
                <w:rFonts w:ascii="Times New Roman" w:hAnsi="Times New Roman" w:cs="Times New Roman"/>
                <w:b/>
                <w:sz w:val="24"/>
                <w:szCs w:val="24"/>
              </w:rPr>
              <w:t>Navn</w:t>
            </w:r>
          </w:p>
        </w:tc>
        <w:tc>
          <w:tcPr>
            <w:tcW w:w="6990" w:type="dxa"/>
          </w:tcPr>
          <w:p w14:paraId="6B241BC6" w14:textId="34FA4718" w:rsidR="00840920" w:rsidRPr="00840920" w:rsidRDefault="00840920" w:rsidP="000F000F">
            <w:pPr>
              <w:rPr>
                <w:rFonts w:ascii="Times New Roman" w:hAnsi="Times New Roman" w:cs="Times New Roman"/>
                <w:b/>
                <w:sz w:val="24"/>
                <w:szCs w:val="24"/>
              </w:rPr>
            </w:pPr>
            <w:r w:rsidRPr="00840920">
              <w:rPr>
                <w:rFonts w:ascii="Times New Roman" w:hAnsi="Times New Roman" w:cs="Times New Roman"/>
                <w:b/>
                <w:sz w:val="24"/>
                <w:szCs w:val="24"/>
              </w:rPr>
              <w:t>Beskrivelse</w:t>
            </w:r>
          </w:p>
        </w:tc>
      </w:tr>
      <w:tr w:rsidR="00840920" w14:paraId="232472CA" w14:textId="77777777" w:rsidTr="00840920">
        <w:tc>
          <w:tcPr>
            <w:tcW w:w="2252" w:type="dxa"/>
          </w:tcPr>
          <w:p w14:paraId="3B263BE4" w14:textId="65CFBBC2" w:rsidR="00840920" w:rsidRDefault="00840920" w:rsidP="000F000F">
            <w:pPr>
              <w:rPr>
                <w:rFonts w:ascii="Times New Roman" w:hAnsi="Times New Roman" w:cs="Times New Roman"/>
                <w:sz w:val="24"/>
                <w:szCs w:val="24"/>
              </w:rPr>
            </w:pPr>
            <w:r w:rsidRPr="000F000F">
              <w:rPr>
                <w:rFonts w:ascii="Times New Roman" w:hAnsi="Times New Roman" w:cs="Times New Roman"/>
                <w:sz w:val="24"/>
                <w:szCs w:val="24"/>
              </w:rPr>
              <w:t>InitializeComponent</w:t>
            </w:r>
          </w:p>
        </w:tc>
        <w:tc>
          <w:tcPr>
            <w:tcW w:w="6990" w:type="dxa"/>
          </w:tcPr>
          <w:p w14:paraId="44D4649B" w14:textId="61F566B6" w:rsidR="00840920" w:rsidRDefault="00840920" w:rsidP="000F000F">
            <w:pPr>
              <w:rPr>
                <w:rFonts w:ascii="Times New Roman" w:hAnsi="Times New Roman" w:cs="Times New Roman"/>
                <w:sz w:val="24"/>
                <w:szCs w:val="24"/>
              </w:rPr>
            </w:pPr>
            <w:commentRangeStart w:id="147"/>
            <w:r w:rsidRPr="000F000F">
              <w:rPr>
                <w:rFonts w:ascii="Times New Roman" w:hAnsi="Times New Roman" w:cs="Times New Roman"/>
                <w:sz w:val="24"/>
                <w:szCs w:val="24"/>
              </w:rPr>
              <w:t>Google det, prøv VS form InitializeComponent</w:t>
            </w:r>
            <w:commentRangeEnd w:id="147"/>
            <w:r w:rsidR="00933DFE">
              <w:rPr>
                <w:rStyle w:val="Kommentarhenvisning"/>
              </w:rPr>
              <w:commentReference w:id="147"/>
            </w:r>
          </w:p>
        </w:tc>
      </w:tr>
      <w:tr w:rsidR="00840920" w:rsidDel="00933DFE" w14:paraId="6AE77122" w14:textId="295FFED1" w:rsidTr="00840920">
        <w:trPr>
          <w:del w:id="148" w:author="Laila Kofoed" w:date="2017-06-20T18:09:00Z"/>
        </w:trPr>
        <w:tc>
          <w:tcPr>
            <w:tcW w:w="2252" w:type="dxa"/>
          </w:tcPr>
          <w:p w14:paraId="4854791D" w14:textId="0A512415" w:rsidR="00840920" w:rsidDel="00933DFE" w:rsidRDefault="00840920" w:rsidP="000F000F">
            <w:pPr>
              <w:rPr>
                <w:del w:id="149" w:author="Laila Kofoed" w:date="2017-06-20T18:09:00Z"/>
                <w:rFonts w:ascii="Times New Roman" w:hAnsi="Times New Roman" w:cs="Times New Roman"/>
                <w:sz w:val="24"/>
                <w:szCs w:val="24"/>
              </w:rPr>
            </w:pPr>
          </w:p>
        </w:tc>
        <w:tc>
          <w:tcPr>
            <w:tcW w:w="6990" w:type="dxa"/>
          </w:tcPr>
          <w:p w14:paraId="6BB71D2E" w14:textId="65E1FAD1" w:rsidR="00840920" w:rsidDel="00933DFE" w:rsidRDefault="00840920" w:rsidP="000F000F">
            <w:pPr>
              <w:rPr>
                <w:del w:id="150" w:author="Laila Kofoed" w:date="2017-06-20T18:09:00Z"/>
                <w:rFonts w:ascii="Times New Roman" w:hAnsi="Times New Roman" w:cs="Times New Roman"/>
                <w:sz w:val="24"/>
                <w:szCs w:val="24"/>
              </w:rPr>
            </w:pPr>
          </w:p>
        </w:tc>
      </w:tr>
    </w:tbl>
    <w:p w14:paraId="4F6C39F8" w14:textId="7A263EBA" w:rsidR="002F2330" w:rsidRPr="000F000F" w:rsidRDefault="002F2330" w:rsidP="000F000F">
      <w:pPr>
        <w:ind w:left="720"/>
        <w:rPr>
          <w:rFonts w:ascii="Times New Roman" w:hAnsi="Times New Roman" w:cs="Times New Roman"/>
          <w:sz w:val="24"/>
          <w:szCs w:val="24"/>
        </w:rPr>
      </w:pPr>
    </w:p>
    <w:p w14:paraId="19820DF1" w14:textId="1C1FB913" w:rsidR="002F2330" w:rsidRPr="000F000F" w:rsidDel="00933DFE" w:rsidRDefault="002F2330" w:rsidP="000F000F">
      <w:pPr>
        <w:ind w:left="720"/>
        <w:rPr>
          <w:del w:id="151" w:author="Laila Kofoed" w:date="2017-06-20T18:09:00Z"/>
          <w:rFonts w:ascii="Times New Roman" w:hAnsi="Times New Roman" w:cs="Times New Roman"/>
          <w:sz w:val="24"/>
          <w:szCs w:val="24"/>
        </w:rPr>
      </w:pPr>
      <w:del w:id="152" w:author="Laila Kofoed" w:date="2017-06-20T18:09:00Z">
        <w:r w:rsidRPr="000F000F" w:rsidDel="00933DFE">
          <w:rPr>
            <w:rFonts w:ascii="Times New Roman" w:hAnsi="Times New Roman" w:cs="Times New Roman"/>
            <w:sz w:val="24"/>
            <w:szCs w:val="24"/>
          </w:rPr>
          <w:tab/>
        </w:r>
        <w:r w:rsidRPr="000F000F" w:rsidDel="00933DFE">
          <w:rPr>
            <w:rFonts w:ascii="Times New Roman" w:hAnsi="Times New Roman" w:cs="Times New Roman"/>
            <w:sz w:val="24"/>
            <w:szCs w:val="24"/>
          </w:rPr>
          <w:tab/>
        </w:r>
      </w:del>
    </w:p>
    <w:p w14:paraId="749EA7DB" w14:textId="02BF9B69" w:rsidR="007E22FC" w:rsidRPr="000F000F" w:rsidDel="00933DFE" w:rsidRDefault="00933DFE" w:rsidP="000F000F">
      <w:pPr>
        <w:ind w:left="720"/>
        <w:rPr>
          <w:del w:id="153" w:author="Laila Kofoed" w:date="2017-06-20T18:09:00Z"/>
          <w:rFonts w:ascii="Times New Roman" w:hAnsi="Times New Roman" w:cs="Times New Roman"/>
          <w:sz w:val="24"/>
          <w:szCs w:val="24"/>
        </w:rPr>
      </w:pPr>
      <w:ins w:id="154" w:author="Laila Kofoed" w:date="2017-06-20T18:10:00Z">
        <w:r>
          <w:rPr>
            <w:rFonts w:ascii="Times New Roman" w:hAnsi="Times New Roman" w:cs="Times New Roman"/>
            <w:sz w:val="24"/>
            <w:szCs w:val="24"/>
          </w:rPr>
          <w:t>ili</w:t>
        </w:r>
      </w:ins>
    </w:p>
    <w:p w14:paraId="5EEFCDB9" w14:textId="77777777" w:rsidR="005539EB" w:rsidRPr="000F000F" w:rsidRDefault="005539EB" w:rsidP="000F000F">
      <w:pPr>
        <w:ind w:left="720"/>
        <w:rPr>
          <w:rFonts w:ascii="Times New Roman" w:hAnsi="Times New Roman" w:cs="Times New Roman"/>
          <w:sz w:val="24"/>
          <w:szCs w:val="24"/>
        </w:rPr>
      </w:pPr>
    </w:p>
    <w:p w14:paraId="710B2427" w14:textId="6CD9F55C" w:rsidR="009958C3" w:rsidRPr="000F000F" w:rsidRDefault="009958C3" w:rsidP="000F000F">
      <w:pPr>
        <w:pStyle w:val="Overskrift1"/>
      </w:pPr>
      <w:r w:rsidRPr="000F000F">
        <w:t>Test af programmet</w:t>
      </w:r>
    </w:p>
    <w:p w14:paraId="00A6AE9B" w14:textId="3B730184" w:rsidR="002F2330" w:rsidDel="009B6A1F" w:rsidRDefault="002F2330" w:rsidP="000F000F">
      <w:pPr>
        <w:ind w:left="720"/>
        <w:rPr>
          <w:del w:id="155" w:author="Laila Kofoed" w:date="2017-06-20T18:28:00Z"/>
          <w:rFonts w:ascii="Times New Roman" w:hAnsi="Times New Roman" w:cs="Times New Roman"/>
          <w:sz w:val="24"/>
          <w:szCs w:val="24"/>
        </w:rPr>
      </w:pPr>
      <w:del w:id="156" w:author="Laila Kofoed" w:date="2017-06-20T18:28:00Z">
        <w:r w:rsidRPr="000F000F" w:rsidDel="009B6A1F">
          <w:rPr>
            <w:rFonts w:ascii="Times New Roman" w:hAnsi="Times New Roman" w:cs="Times New Roman"/>
            <w:sz w:val="24"/>
            <w:szCs w:val="24"/>
          </w:rPr>
          <w:delText xml:space="preserve">Kør 5 tests, 2 af dem skal være med custom typer. Og bland dem godt. Både med </w:delText>
        </w:r>
        <w:r w:rsidR="00C05BAB" w:rsidRPr="000F000F" w:rsidDel="009B6A1F">
          <w:rPr>
            <w:rFonts w:ascii="Times New Roman" w:hAnsi="Times New Roman" w:cs="Times New Roman"/>
            <w:sz w:val="24"/>
            <w:szCs w:val="24"/>
          </w:rPr>
          <w:delText>punktum</w:delText>
        </w:r>
        <w:r w:rsidRPr="000F000F" w:rsidDel="009B6A1F">
          <w:rPr>
            <w:rFonts w:ascii="Times New Roman" w:hAnsi="Times New Roman" w:cs="Times New Roman"/>
            <w:sz w:val="24"/>
            <w:szCs w:val="24"/>
          </w:rPr>
          <w:delText xml:space="preserve"> og uden!</w:delText>
        </w:r>
      </w:del>
    </w:p>
    <w:p w14:paraId="73932B7B" w14:textId="341B4FA2" w:rsidR="008B5C0C" w:rsidRPr="000F000F" w:rsidRDefault="008B5C0C" w:rsidP="000F000F">
      <w:pPr>
        <w:ind w:left="720"/>
        <w:rPr>
          <w:rFonts w:ascii="Times New Roman" w:hAnsi="Times New Roman" w:cs="Times New Roman"/>
          <w:sz w:val="24"/>
          <w:szCs w:val="24"/>
        </w:rPr>
      </w:pPr>
      <w:r>
        <w:rPr>
          <w:rFonts w:ascii="Times New Roman" w:hAnsi="Times New Roman" w:cs="Times New Roman"/>
          <w:sz w:val="24"/>
          <w:szCs w:val="24"/>
        </w:rPr>
        <w:t>For at teste om koden virkede</w:t>
      </w:r>
      <w:ins w:id="157" w:author="Laila Kofoed" w:date="2017-06-20T18:12:00Z">
        <w:r w:rsidR="00933DFE">
          <w:rPr>
            <w:rFonts w:ascii="Times New Roman" w:hAnsi="Times New Roman" w:cs="Times New Roman"/>
            <w:sz w:val="24"/>
            <w:szCs w:val="24"/>
          </w:rPr>
          <w:t xml:space="preserve"> som forventet,</w:t>
        </w:r>
      </w:ins>
      <w:del w:id="158" w:author="Laila Kofoed" w:date="2017-06-20T18:12:00Z">
        <w:r w:rsidDel="00933DFE">
          <w:rPr>
            <w:rFonts w:ascii="Times New Roman" w:hAnsi="Times New Roman" w:cs="Times New Roman"/>
            <w:sz w:val="24"/>
            <w:szCs w:val="24"/>
          </w:rPr>
          <w:delText xml:space="preserve"> ordent</w:delText>
        </w:r>
      </w:del>
      <w:ins w:id="159" w:author="Laila Kofoed" w:date="2017-06-20T18:09:00Z">
        <w:r w:rsidR="00933DFE">
          <w:rPr>
            <w:rFonts w:ascii="Times New Roman" w:hAnsi="Times New Roman" w:cs="Times New Roman"/>
            <w:sz w:val="24"/>
            <w:szCs w:val="24"/>
          </w:rPr>
          <w:t xml:space="preserve">er der gennemført </w:t>
        </w:r>
      </w:ins>
      <w:del w:id="160" w:author="Laila Kofoed" w:date="2017-06-20T18:10:00Z">
        <w:r w:rsidR="00256B70" w:rsidDel="00933DFE">
          <w:rPr>
            <w:rFonts w:ascii="Times New Roman" w:hAnsi="Times New Roman" w:cs="Times New Roman"/>
            <w:sz w:val="24"/>
            <w:szCs w:val="24"/>
          </w:rPr>
          <w:delText xml:space="preserve"> har jeg gennemgået </w:delText>
        </w:r>
      </w:del>
      <w:r w:rsidR="00256B70">
        <w:rPr>
          <w:rFonts w:ascii="Times New Roman" w:hAnsi="Times New Roman" w:cs="Times New Roman"/>
          <w:sz w:val="24"/>
          <w:szCs w:val="24"/>
        </w:rPr>
        <w:t xml:space="preserve">3 </w:t>
      </w:r>
      <w:del w:id="161" w:author="Laila Kofoed" w:date="2017-06-20T18:10:00Z">
        <w:r w:rsidR="00256B70" w:rsidDel="00933DFE">
          <w:rPr>
            <w:rFonts w:ascii="Times New Roman" w:hAnsi="Times New Roman" w:cs="Times New Roman"/>
            <w:sz w:val="24"/>
            <w:szCs w:val="24"/>
          </w:rPr>
          <w:delText xml:space="preserve">af </w:delText>
        </w:r>
      </w:del>
      <w:ins w:id="162" w:author="Laila Kofoed" w:date="2017-06-20T18:10:00Z">
        <w:r w:rsidR="00933DFE">
          <w:rPr>
            <w:rFonts w:ascii="Times New Roman" w:hAnsi="Times New Roman" w:cs="Times New Roman"/>
            <w:sz w:val="24"/>
            <w:szCs w:val="24"/>
          </w:rPr>
          <w:t xml:space="preserve"> test af </w:t>
        </w:r>
      </w:ins>
      <w:r w:rsidR="00256B70">
        <w:rPr>
          <w:rFonts w:ascii="Times New Roman" w:hAnsi="Times New Roman" w:cs="Times New Roman"/>
          <w:sz w:val="24"/>
          <w:szCs w:val="24"/>
        </w:rPr>
        <w:t xml:space="preserve">presetsene samt </w:t>
      </w:r>
      <w:del w:id="163" w:author="Laila Kofoed" w:date="2017-06-20T18:10:00Z">
        <w:r w:rsidR="00256B70" w:rsidDel="00933DFE">
          <w:rPr>
            <w:rFonts w:ascii="Times New Roman" w:hAnsi="Times New Roman" w:cs="Times New Roman"/>
            <w:sz w:val="24"/>
            <w:szCs w:val="24"/>
          </w:rPr>
          <w:delText xml:space="preserve">taget og </w:delText>
        </w:r>
      </w:del>
      <w:r w:rsidR="00256B70">
        <w:rPr>
          <w:rFonts w:ascii="Times New Roman" w:hAnsi="Times New Roman" w:cs="Times New Roman"/>
          <w:sz w:val="24"/>
          <w:szCs w:val="24"/>
        </w:rPr>
        <w:t xml:space="preserve">indtastet den samme filtype to gange i </w:t>
      </w:r>
      <w:del w:id="164" w:author="Laila Kofoed" w:date="2017-06-20T18:10:00Z">
        <w:r w:rsidR="00256B70" w:rsidDel="00933DFE">
          <w:rPr>
            <w:rFonts w:ascii="Times New Roman" w:hAnsi="Times New Roman" w:cs="Times New Roman"/>
            <w:sz w:val="24"/>
            <w:szCs w:val="24"/>
          </w:rPr>
          <w:delText>den</w:delText>
        </w:r>
      </w:del>
      <w:r w:rsidR="00256B70">
        <w:rPr>
          <w:rFonts w:ascii="Times New Roman" w:hAnsi="Times New Roman" w:cs="Times New Roman"/>
          <w:sz w:val="24"/>
          <w:szCs w:val="24"/>
        </w:rPr>
        <w:t xml:space="preserve"> custom udgave</w:t>
      </w:r>
      <w:ins w:id="165" w:author="Laila Kofoed" w:date="2017-06-20T18:10:00Z">
        <w:r w:rsidR="00933DFE">
          <w:rPr>
            <w:rFonts w:ascii="Times New Roman" w:hAnsi="Times New Roman" w:cs="Times New Roman"/>
            <w:sz w:val="24"/>
            <w:szCs w:val="24"/>
          </w:rPr>
          <w:t>n</w:t>
        </w:r>
      </w:ins>
      <w:r w:rsidR="00256B70">
        <w:rPr>
          <w:rFonts w:ascii="Times New Roman" w:hAnsi="Times New Roman" w:cs="Times New Roman"/>
          <w:sz w:val="24"/>
          <w:szCs w:val="24"/>
        </w:rPr>
        <w:t>. En gang med punktum</w:t>
      </w:r>
      <w:ins w:id="166" w:author="Laila Kofoed" w:date="2017-06-20T18:10:00Z">
        <w:r w:rsidR="00933DFE">
          <w:rPr>
            <w:rFonts w:ascii="Times New Roman" w:hAnsi="Times New Roman" w:cs="Times New Roman"/>
            <w:sz w:val="24"/>
            <w:szCs w:val="24"/>
          </w:rPr>
          <w:t xml:space="preserve"> inden angivelsen af filformatet </w:t>
        </w:r>
      </w:ins>
      <w:del w:id="167" w:author="Laila Kofoed" w:date="2017-06-20T18:11:00Z">
        <w:r w:rsidR="00256B70" w:rsidDel="00933DFE">
          <w:rPr>
            <w:rFonts w:ascii="Times New Roman" w:hAnsi="Times New Roman" w:cs="Times New Roman"/>
            <w:sz w:val="24"/>
            <w:szCs w:val="24"/>
          </w:rPr>
          <w:delText xml:space="preserve">, </w:delText>
        </w:r>
      </w:del>
      <w:r w:rsidR="00256B70">
        <w:rPr>
          <w:rFonts w:ascii="Times New Roman" w:hAnsi="Times New Roman" w:cs="Times New Roman"/>
          <w:sz w:val="24"/>
          <w:szCs w:val="24"/>
        </w:rPr>
        <w:t>og en gang uden.</w:t>
      </w:r>
    </w:p>
    <w:p w14:paraId="04CBD572" w14:textId="77777777" w:rsidR="00E84DF3" w:rsidRPr="000F000F" w:rsidRDefault="00712143" w:rsidP="00251CC1">
      <w:pPr>
        <w:rPr>
          <w:rFonts w:ascii="Times New Roman" w:hAnsi="Times New Roman" w:cs="Times New Roman"/>
          <w:noProof/>
          <w:sz w:val="24"/>
          <w:szCs w:val="24"/>
        </w:rPr>
      </w:pPr>
      <w:r>
        <w:rPr>
          <w:rFonts w:ascii="Times New Roman" w:hAnsi="Times New Roman" w:cs="Times New Roman"/>
          <w:sz w:val="24"/>
          <w:szCs w:val="24"/>
        </w:rPr>
        <w:t>Alle filtyper bliver vist på en gang</w:t>
      </w:r>
      <w:r w:rsidR="00FC59A2">
        <w:rPr>
          <w:rFonts w:ascii="Times New Roman" w:hAnsi="Times New Roman" w:cs="Times New Roman"/>
          <w:sz w:val="24"/>
          <w:szCs w:val="24"/>
        </w:rPr>
        <w:t xml:space="preserve"> (preset)</w:t>
      </w:r>
    </w:p>
    <w:tbl>
      <w:tblPr>
        <w:tblStyle w:val="Tabel-Gitter"/>
        <w:tblW w:w="0" w:type="auto"/>
        <w:tblLook w:val="04A0" w:firstRow="1" w:lastRow="0" w:firstColumn="1" w:lastColumn="0" w:noHBand="0" w:noVBand="1"/>
      </w:tblPr>
      <w:tblGrid>
        <w:gridCol w:w="2490"/>
        <w:gridCol w:w="2490"/>
        <w:gridCol w:w="2491"/>
        <w:gridCol w:w="2491"/>
      </w:tblGrid>
      <w:tr w:rsidR="00E84DF3" w14:paraId="1870AB33" w14:textId="77777777" w:rsidTr="00E84DF3">
        <w:tc>
          <w:tcPr>
            <w:tcW w:w="2490" w:type="dxa"/>
          </w:tcPr>
          <w:p w14:paraId="4A1FF8CA" w14:textId="11C68A8F" w:rsidR="00E84DF3" w:rsidRDefault="00E84DF3" w:rsidP="00251CC1">
            <w:pPr>
              <w:rPr>
                <w:rFonts w:ascii="Times New Roman" w:hAnsi="Times New Roman" w:cs="Times New Roman"/>
                <w:sz w:val="24"/>
                <w:szCs w:val="24"/>
              </w:rPr>
            </w:pPr>
            <w:r>
              <w:rPr>
                <w:rFonts w:ascii="Arial" w:hAnsi="Arial" w:cs="Arial"/>
              </w:rPr>
              <w:t>Tilstand før test</w:t>
            </w:r>
          </w:p>
        </w:tc>
        <w:tc>
          <w:tcPr>
            <w:tcW w:w="2490" w:type="dxa"/>
          </w:tcPr>
          <w:p w14:paraId="47984456" w14:textId="22125F61" w:rsidR="00E84DF3" w:rsidRDefault="00E84DF3" w:rsidP="00251CC1">
            <w:pPr>
              <w:rPr>
                <w:rFonts w:ascii="Times New Roman" w:hAnsi="Times New Roman" w:cs="Times New Roman"/>
                <w:sz w:val="24"/>
                <w:szCs w:val="24"/>
              </w:rPr>
            </w:pPr>
            <w:r>
              <w:rPr>
                <w:rFonts w:ascii="Arial" w:hAnsi="Arial" w:cs="Arial"/>
              </w:rPr>
              <w:t>Input</w:t>
            </w:r>
          </w:p>
        </w:tc>
        <w:tc>
          <w:tcPr>
            <w:tcW w:w="2491" w:type="dxa"/>
          </w:tcPr>
          <w:p w14:paraId="378260BF" w14:textId="2BD63B59" w:rsidR="00E84DF3" w:rsidRDefault="00E84DF3" w:rsidP="00251CC1">
            <w:pPr>
              <w:rPr>
                <w:rFonts w:ascii="Times New Roman" w:hAnsi="Times New Roman" w:cs="Times New Roman"/>
                <w:sz w:val="24"/>
                <w:szCs w:val="24"/>
              </w:rPr>
            </w:pPr>
            <w:r>
              <w:rPr>
                <w:rFonts w:ascii="Arial" w:hAnsi="Arial" w:cs="Arial"/>
              </w:rPr>
              <w:t>Forventet output</w:t>
            </w:r>
          </w:p>
        </w:tc>
        <w:tc>
          <w:tcPr>
            <w:tcW w:w="2491" w:type="dxa"/>
          </w:tcPr>
          <w:p w14:paraId="1FC6607F" w14:textId="2065245F" w:rsidR="00E84DF3" w:rsidRDefault="00E84DF3" w:rsidP="00251CC1">
            <w:pPr>
              <w:rPr>
                <w:rFonts w:ascii="Times New Roman" w:hAnsi="Times New Roman" w:cs="Times New Roman"/>
                <w:sz w:val="24"/>
                <w:szCs w:val="24"/>
              </w:rPr>
            </w:pPr>
            <w:r>
              <w:rPr>
                <w:rFonts w:ascii="Arial" w:hAnsi="Arial" w:cs="Arial"/>
              </w:rPr>
              <w:t>Faktisk output</w:t>
            </w:r>
          </w:p>
        </w:tc>
      </w:tr>
      <w:tr w:rsidR="00E84DF3" w14:paraId="45791341" w14:textId="77777777" w:rsidTr="00E84DF3">
        <w:tc>
          <w:tcPr>
            <w:tcW w:w="2490" w:type="dxa"/>
          </w:tcPr>
          <w:p w14:paraId="71466603" w14:textId="67EAEFF5" w:rsidR="00E84DF3" w:rsidRDefault="00622F13" w:rsidP="00251CC1">
            <w:pPr>
              <w:rPr>
                <w:rFonts w:ascii="Times New Roman" w:hAnsi="Times New Roman" w:cs="Times New Roman"/>
                <w:sz w:val="24"/>
                <w:szCs w:val="24"/>
              </w:rPr>
            </w:pPr>
            <w:r>
              <w:rPr>
                <w:rFonts w:ascii="Times New Roman" w:hAnsi="Times New Roman" w:cs="Times New Roman"/>
                <w:sz w:val="24"/>
                <w:szCs w:val="24"/>
              </w:rPr>
              <w:t>Vilkårlig</w:t>
            </w:r>
          </w:p>
        </w:tc>
        <w:tc>
          <w:tcPr>
            <w:tcW w:w="2490" w:type="dxa"/>
          </w:tcPr>
          <w:p w14:paraId="34C46379" w14:textId="084B872B" w:rsidR="00E84DF3" w:rsidRDefault="00622F13" w:rsidP="00251CC1">
            <w:pPr>
              <w:rPr>
                <w:rFonts w:ascii="Times New Roman" w:hAnsi="Times New Roman" w:cs="Times New Roman"/>
                <w:sz w:val="24"/>
                <w:szCs w:val="24"/>
              </w:rPr>
            </w:pPr>
            <w:commentRangeStart w:id="168"/>
            <w:commentRangeStart w:id="169"/>
            <w:commentRangeStart w:id="170"/>
            <w:r>
              <w:rPr>
                <w:rFonts w:ascii="Times New Roman" w:hAnsi="Times New Roman" w:cs="Times New Roman"/>
                <w:sz w:val="24"/>
                <w:szCs w:val="24"/>
              </w:rPr>
              <w:t>Anyfile</w:t>
            </w:r>
            <w:commentRangeEnd w:id="168"/>
            <w:r w:rsidR="00933DFE">
              <w:rPr>
                <w:rStyle w:val="Kommentarhenvisning"/>
              </w:rPr>
              <w:commentReference w:id="168"/>
            </w:r>
            <w:commentRangeEnd w:id="169"/>
            <w:r w:rsidR="00933DFE">
              <w:rPr>
                <w:rStyle w:val="Kommentarhenvisning"/>
              </w:rPr>
              <w:commentReference w:id="169"/>
            </w:r>
            <w:commentRangeEnd w:id="170"/>
            <w:r w:rsidR="00933DFE">
              <w:rPr>
                <w:rStyle w:val="Kommentarhenvisning"/>
              </w:rPr>
              <w:commentReference w:id="170"/>
            </w:r>
          </w:p>
        </w:tc>
        <w:tc>
          <w:tcPr>
            <w:tcW w:w="2491" w:type="dxa"/>
          </w:tcPr>
          <w:p w14:paraId="6D28DF76" w14:textId="760EE5BC" w:rsidR="00E84DF3" w:rsidRDefault="00622F13" w:rsidP="00251CC1">
            <w:pPr>
              <w:rPr>
                <w:rFonts w:ascii="Times New Roman" w:hAnsi="Times New Roman" w:cs="Times New Roman"/>
                <w:sz w:val="24"/>
                <w:szCs w:val="24"/>
              </w:rPr>
            </w:pPr>
            <w:r>
              <w:rPr>
                <w:rFonts w:ascii="Times New Roman" w:hAnsi="Times New Roman" w:cs="Times New Roman"/>
                <w:sz w:val="24"/>
                <w:szCs w:val="24"/>
              </w:rPr>
              <w:t>At alle filer</w:t>
            </w:r>
            <w:r w:rsidR="00901F0F">
              <w:rPr>
                <w:rFonts w:ascii="Times New Roman" w:hAnsi="Times New Roman" w:cs="Times New Roman"/>
                <w:sz w:val="24"/>
                <w:szCs w:val="24"/>
              </w:rPr>
              <w:t xml:space="preserve"> uanset filtype</w:t>
            </w:r>
            <w:r>
              <w:rPr>
                <w:rFonts w:ascii="Times New Roman" w:hAnsi="Times New Roman" w:cs="Times New Roman"/>
                <w:sz w:val="24"/>
                <w:szCs w:val="24"/>
              </w:rPr>
              <w:t xml:space="preserve"> ville blive vist</w:t>
            </w:r>
          </w:p>
        </w:tc>
        <w:tc>
          <w:tcPr>
            <w:tcW w:w="2491" w:type="dxa"/>
          </w:tcPr>
          <w:p w14:paraId="5411AF25" w14:textId="2DBABFAE" w:rsidR="00E84DF3" w:rsidRDefault="00622F13" w:rsidP="00251CC1">
            <w:pPr>
              <w:rPr>
                <w:rFonts w:ascii="Times New Roman" w:hAnsi="Times New Roman" w:cs="Times New Roman"/>
                <w:sz w:val="24"/>
                <w:szCs w:val="24"/>
              </w:rPr>
            </w:pPr>
            <w:r>
              <w:rPr>
                <w:rFonts w:ascii="Times New Roman" w:hAnsi="Times New Roman" w:cs="Times New Roman"/>
                <w:sz w:val="24"/>
                <w:szCs w:val="24"/>
              </w:rPr>
              <w:t xml:space="preserve">Alle filerne </w:t>
            </w:r>
            <w:r w:rsidR="00901F0F">
              <w:rPr>
                <w:rFonts w:ascii="Times New Roman" w:hAnsi="Times New Roman" w:cs="Times New Roman"/>
                <w:sz w:val="24"/>
                <w:szCs w:val="24"/>
              </w:rPr>
              <w:t xml:space="preserve">uanset filtype </w:t>
            </w:r>
            <w:r>
              <w:rPr>
                <w:rFonts w:ascii="Times New Roman" w:hAnsi="Times New Roman" w:cs="Times New Roman"/>
                <w:sz w:val="24"/>
                <w:szCs w:val="24"/>
              </w:rPr>
              <w:t>blev vist</w:t>
            </w:r>
          </w:p>
        </w:tc>
      </w:tr>
    </w:tbl>
    <w:p w14:paraId="01DF087C" w14:textId="77777777" w:rsidR="00933DFE" w:rsidRDefault="00A45C78" w:rsidP="0033710C">
      <w:pPr>
        <w:rPr>
          <w:ins w:id="171" w:author="Laila Kofoed" w:date="2017-06-20T18:13:00Z"/>
          <w:rFonts w:ascii="Times New Roman" w:hAnsi="Times New Roman" w:cs="Times New Roman"/>
          <w:sz w:val="24"/>
          <w:szCs w:val="24"/>
        </w:rPr>
      </w:pPr>
      <w:r w:rsidRPr="000F000F">
        <w:rPr>
          <w:rFonts w:ascii="Times New Roman" w:hAnsi="Times New Roman" w:cs="Times New Roman"/>
          <w:noProof/>
          <w:sz w:val="24"/>
          <w:szCs w:val="24"/>
          <w:lang w:eastAsia="da-DK"/>
        </w:rPr>
        <w:lastRenderedPageBreak/>
        <w:drawing>
          <wp:inline distT="0" distB="0" distL="0" distR="0" wp14:anchorId="0AB22977" wp14:editId="04D6D9F3">
            <wp:extent cx="6332220" cy="373951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739515"/>
                    </a:xfrm>
                    <a:prstGeom prst="rect">
                      <a:avLst/>
                    </a:prstGeom>
                  </pic:spPr>
                </pic:pic>
              </a:graphicData>
            </a:graphic>
          </wp:inline>
        </w:drawing>
      </w:r>
    </w:p>
    <w:p w14:paraId="10989EC6" w14:textId="4207F6A4" w:rsidR="00933DFE" w:rsidRDefault="00933DFE" w:rsidP="0033710C">
      <w:pPr>
        <w:rPr>
          <w:ins w:id="172" w:author="Laila Kofoed" w:date="2017-06-20T18:13:00Z"/>
          <w:rFonts w:ascii="Times New Roman" w:hAnsi="Times New Roman" w:cs="Times New Roman"/>
          <w:sz w:val="24"/>
          <w:szCs w:val="24"/>
        </w:rPr>
      </w:pPr>
    </w:p>
    <w:p w14:paraId="775D9444" w14:textId="2BE4E540" w:rsidR="0033710C" w:rsidRPr="000F000F" w:rsidRDefault="00933DFE" w:rsidP="00933DFE">
      <w:pPr>
        <w:rPr>
          <w:rFonts w:ascii="Times New Roman" w:hAnsi="Times New Roman" w:cs="Times New Roman"/>
          <w:noProof/>
          <w:sz w:val="24"/>
          <w:szCs w:val="24"/>
        </w:rPr>
      </w:pPr>
      <w:ins w:id="173" w:author="Laila Kofoed" w:date="2017-06-20T18:13:00Z">
        <w:r>
          <w:rPr>
            <w:rFonts w:ascii="Times New Roman" w:hAnsi="Times New Roman" w:cs="Times New Roman"/>
            <w:sz w:val="24"/>
            <w:szCs w:val="24"/>
          </w:rPr>
          <w:t xml:space="preserve">I den følgende test ønskedes kun at få </w:t>
        </w:r>
      </w:ins>
      <w:del w:id="174" w:author="Laila Kofoed" w:date="2017-06-20T18:13:00Z">
        <w:r w:rsidR="00FC59A2" w:rsidDel="00933DFE">
          <w:rPr>
            <w:rFonts w:ascii="Times New Roman" w:hAnsi="Times New Roman" w:cs="Times New Roman"/>
            <w:sz w:val="24"/>
            <w:szCs w:val="24"/>
          </w:rPr>
          <w:delText xml:space="preserve">Kun </w:delText>
        </w:r>
      </w:del>
      <w:r w:rsidR="00FC59A2">
        <w:rPr>
          <w:rFonts w:ascii="Times New Roman" w:hAnsi="Times New Roman" w:cs="Times New Roman"/>
          <w:sz w:val="24"/>
          <w:szCs w:val="24"/>
        </w:rPr>
        <w:t xml:space="preserve">Word filer </w:t>
      </w:r>
      <w:del w:id="175" w:author="Laila Kofoed" w:date="2017-06-20T18:16:00Z">
        <w:r w:rsidR="00FC59A2" w:rsidDel="00933DFE">
          <w:rPr>
            <w:rFonts w:ascii="Times New Roman" w:hAnsi="Times New Roman" w:cs="Times New Roman"/>
            <w:sz w:val="24"/>
            <w:szCs w:val="24"/>
          </w:rPr>
          <w:delText xml:space="preserve">samt mapper </w:delText>
        </w:r>
      </w:del>
      <w:del w:id="176" w:author="Laila Kofoed" w:date="2017-06-20T18:14:00Z">
        <w:r w:rsidR="00FC59A2" w:rsidDel="00933DFE">
          <w:rPr>
            <w:rFonts w:ascii="Times New Roman" w:hAnsi="Times New Roman" w:cs="Times New Roman"/>
            <w:sz w:val="24"/>
            <w:szCs w:val="24"/>
          </w:rPr>
          <w:delText xml:space="preserve">bliver </w:delText>
        </w:r>
      </w:del>
      <w:r w:rsidR="00FC59A2">
        <w:rPr>
          <w:rFonts w:ascii="Times New Roman" w:hAnsi="Times New Roman" w:cs="Times New Roman"/>
          <w:sz w:val="24"/>
          <w:szCs w:val="24"/>
        </w:rPr>
        <w:t>vist (preset)</w:t>
      </w:r>
      <w:r w:rsidR="0033710C" w:rsidRPr="0033710C">
        <w:rPr>
          <w:rFonts w:ascii="Times New Roman" w:hAnsi="Times New Roman" w:cs="Times New Roman"/>
          <w:noProof/>
          <w:sz w:val="24"/>
          <w:szCs w:val="24"/>
        </w:rPr>
        <w:t xml:space="preserve"> </w:t>
      </w:r>
    </w:p>
    <w:tbl>
      <w:tblPr>
        <w:tblStyle w:val="Tabel-Gitter"/>
        <w:tblW w:w="0" w:type="auto"/>
        <w:tblLook w:val="04A0" w:firstRow="1" w:lastRow="0" w:firstColumn="1" w:lastColumn="0" w:noHBand="0" w:noVBand="1"/>
      </w:tblPr>
      <w:tblGrid>
        <w:gridCol w:w="2490"/>
        <w:gridCol w:w="2490"/>
        <w:gridCol w:w="2491"/>
        <w:gridCol w:w="2491"/>
      </w:tblGrid>
      <w:tr w:rsidR="0033710C" w14:paraId="2AA021F4" w14:textId="77777777" w:rsidTr="006579F8">
        <w:tc>
          <w:tcPr>
            <w:tcW w:w="2490" w:type="dxa"/>
          </w:tcPr>
          <w:p w14:paraId="5C0DEEFC" w14:textId="77777777" w:rsidR="0033710C" w:rsidRDefault="0033710C" w:rsidP="006579F8">
            <w:pPr>
              <w:rPr>
                <w:rFonts w:ascii="Times New Roman" w:hAnsi="Times New Roman" w:cs="Times New Roman"/>
                <w:sz w:val="24"/>
                <w:szCs w:val="24"/>
              </w:rPr>
            </w:pPr>
            <w:r>
              <w:rPr>
                <w:rFonts w:ascii="Arial" w:hAnsi="Arial" w:cs="Arial"/>
              </w:rPr>
              <w:t>Tilstand før test</w:t>
            </w:r>
          </w:p>
        </w:tc>
        <w:tc>
          <w:tcPr>
            <w:tcW w:w="2490" w:type="dxa"/>
          </w:tcPr>
          <w:p w14:paraId="1D96242C" w14:textId="77777777" w:rsidR="0033710C" w:rsidRDefault="0033710C" w:rsidP="006579F8">
            <w:pPr>
              <w:rPr>
                <w:rFonts w:ascii="Times New Roman" w:hAnsi="Times New Roman" w:cs="Times New Roman"/>
                <w:sz w:val="24"/>
                <w:szCs w:val="24"/>
              </w:rPr>
            </w:pPr>
            <w:r>
              <w:rPr>
                <w:rFonts w:ascii="Arial" w:hAnsi="Arial" w:cs="Arial"/>
              </w:rPr>
              <w:t>Input</w:t>
            </w:r>
          </w:p>
        </w:tc>
        <w:tc>
          <w:tcPr>
            <w:tcW w:w="2491" w:type="dxa"/>
          </w:tcPr>
          <w:p w14:paraId="23F671AB" w14:textId="77777777" w:rsidR="0033710C" w:rsidRDefault="0033710C" w:rsidP="006579F8">
            <w:pPr>
              <w:rPr>
                <w:rFonts w:ascii="Times New Roman" w:hAnsi="Times New Roman" w:cs="Times New Roman"/>
                <w:sz w:val="24"/>
                <w:szCs w:val="24"/>
              </w:rPr>
            </w:pPr>
            <w:r>
              <w:rPr>
                <w:rFonts w:ascii="Arial" w:hAnsi="Arial" w:cs="Arial"/>
              </w:rPr>
              <w:t>Forventet output</w:t>
            </w:r>
          </w:p>
        </w:tc>
        <w:tc>
          <w:tcPr>
            <w:tcW w:w="2491" w:type="dxa"/>
          </w:tcPr>
          <w:p w14:paraId="4073841D" w14:textId="77777777" w:rsidR="0033710C" w:rsidRDefault="0033710C" w:rsidP="006579F8">
            <w:pPr>
              <w:rPr>
                <w:rFonts w:ascii="Times New Roman" w:hAnsi="Times New Roman" w:cs="Times New Roman"/>
                <w:sz w:val="24"/>
                <w:szCs w:val="24"/>
              </w:rPr>
            </w:pPr>
            <w:r>
              <w:rPr>
                <w:rFonts w:ascii="Arial" w:hAnsi="Arial" w:cs="Arial"/>
              </w:rPr>
              <w:t>Faktisk output</w:t>
            </w:r>
          </w:p>
        </w:tc>
      </w:tr>
      <w:tr w:rsidR="0033710C" w14:paraId="357C9067" w14:textId="77777777" w:rsidTr="006579F8">
        <w:tc>
          <w:tcPr>
            <w:tcW w:w="2490" w:type="dxa"/>
          </w:tcPr>
          <w:p w14:paraId="5C436A2D" w14:textId="77777777" w:rsidR="0033710C" w:rsidRDefault="0033710C" w:rsidP="006579F8">
            <w:pPr>
              <w:rPr>
                <w:rFonts w:ascii="Times New Roman" w:hAnsi="Times New Roman" w:cs="Times New Roman"/>
                <w:sz w:val="24"/>
                <w:szCs w:val="24"/>
              </w:rPr>
            </w:pPr>
            <w:r>
              <w:rPr>
                <w:rFonts w:ascii="Times New Roman" w:hAnsi="Times New Roman" w:cs="Times New Roman"/>
                <w:sz w:val="24"/>
                <w:szCs w:val="24"/>
              </w:rPr>
              <w:t>Vilkårlig</w:t>
            </w:r>
          </w:p>
        </w:tc>
        <w:tc>
          <w:tcPr>
            <w:tcW w:w="2490" w:type="dxa"/>
          </w:tcPr>
          <w:p w14:paraId="214D26B4" w14:textId="19B1EE38" w:rsidR="0033710C" w:rsidRDefault="00901F0F" w:rsidP="006579F8">
            <w:pPr>
              <w:rPr>
                <w:rFonts w:ascii="Times New Roman" w:hAnsi="Times New Roman" w:cs="Times New Roman"/>
                <w:sz w:val="24"/>
                <w:szCs w:val="24"/>
              </w:rPr>
            </w:pPr>
            <w:r>
              <w:rPr>
                <w:rFonts w:ascii="Times New Roman" w:hAnsi="Times New Roman" w:cs="Times New Roman"/>
                <w:sz w:val="24"/>
                <w:szCs w:val="24"/>
              </w:rPr>
              <w:t>Word</w:t>
            </w:r>
          </w:p>
        </w:tc>
        <w:tc>
          <w:tcPr>
            <w:tcW w:w="2491" w:type="dxa"/>
          </w:tcPr>
          <w:p w14:paraId="27D27F84" w14:textId="7C4F0E87" w:rsidR="0033710C" w:rsidRDefault="00901F0F" w:rsidP="006579F8">
            <w:pPr>
              <w:rPr>
                <w:rFonts w:ascii="Times New Roman" w:hAnsi="Times New Roman" w:cs="Times New Roman"/>
                <w:sz w:val="24"/>
                <w:szCs w:val="24"/>
              </w:rPr>
            </w:pPr>
            <w:r>
              <w:rPr>
                <w:rFonts w:ascii="Times New Roman" w:hAnsi="Times New Roman" w:cs="Times New Roman"/>
                <w:sz w:val="24"/>
                <w:szCs w:val="24"/>
              </w:rPr>
              <w:t>Kun Word dokumenter bliver vist</w:t>
            </w:r>
          </w:p>
        </w:tc>
        <w:tc>
          <w:tcPr>
            <w:tcW w:w="2491" w:type="dxa"/>
          </w:tcPr>
          <w:p w14:paraId="5172A04D" w14:textId="47123A02" w:rsidR="0033710C" w:rsidRDefault="0063537C" w:rsidP="006579F8">
            <w:pPr>
              <w:rPr>
                <w:rFonts w:ascii="Times New Roman" w:hAnsi="Times New Roman" w:cs="Times New Roman"/>
                <w:sz w:val="24"/>
                <w:szCs w:val="24"/>
              </w:rPr>
            </w:pPr>
            <w:ins w:id="177" w:author="Laila Kofoed" w:date="2017-06-20T18:20:00Z">
              <w:r>
                <w:rPr>
                  <w:rFonts w:ascii="Times New Roman" w:hAnsi="Times New Roman" w:cs="Times New Roman"/>
                  <w:sz w:val="24"/>
                  <w:szCs w:val="24"/>
                </w:rPr>
                <w:t xml:space="preserve">Mapper og </w:t>
              </w:r>
            </w:ins>
            <w:del w:id="178" w:author="Laila Kofoed" w:date="2017-06-20T18:20:00Z">
              <w:r w:rsidR="00901F0F" w:rsidDel="0063537C">
                <w:rPr>
                  <w:rFonts w:ascii="Times New Roman" w:hAnsi="Times New Roman" w:cs="Times New Roman"/>
                  <w:sz w:val="24"/>
                  <w:szCs w:val="24"/>
                </w:rPr>
                <w:delText>A</w:delText>
              </w:r>
            </w:del>
            <w:ins w:id="179" w:author="Laila Kofoed" w:date="2017-06-20T18:20:00Z">
              <w:r>
                <w:rPr>
                  <w:rFonts w:ascii="Times New Roman" w:hAnsi="Times New Roman" w:cs="Times New Roman"/>
                  <w:sz w:val="24"/>
                  <w:szCs w:val="24"/>
                </w:rPr>
                <w:t>a</w:t>
              </w:r>
            </w:ins>
            <w:r w:rsidR="00901F0F">
              <w:rPr>
                <w:rFonts w:ascii="Times New Roman" w:hAnsi="Times New Roman" w:cs="Times New Roman"/>
                <w:sz w:val="24"/>
                <w:szCs w:val="24"/>
              </w:rPr>
              <w:t>lle Word filer</w:t>
            </w:r>
            <w:ins w:id="180" w:author="Laila Kofoed" w:date="2017-06-20T18:16:00Z">
              <w:r w:rsidR="00933DFE">
                <w:rPr>
                  <w:rFonts w:ascii="Times New Roman" w:hAnsi="Times New Roman" w:cs="Times New Roman"/>
                  <w:sz w:val="24"/>
                  <w:szCs w:val="24"/>
                </w:rPr>
                <w:t xml:space="preserve"> </w:t>
              </w:r>
            </w:ins>
            <w:del w:id="181" w:author="Laila Kofoed" w:date="2017-06-20T18:20:00Z">
              <w:r w:rsidR="00901F0F" w:rsidDel="0063537C">
                <w:rPr>
                  <w:rFonts w:ascii="Times New Roman" w:hAnsi="Times New Roman" w:cs="Times New Roman"/>
                  <w:sz w:val="24"/>
                  <w:szCs w:val="24"/>
                </w:rPr>
                <w:delText xml:space="preserve"> </w:delText>
              </w:r>
            </w:del>
            <w:r w:rsidR="00901F0F">
              <w:rPr>
                <w:rFonts w:ascii="Times New Roman" w:hAnsi="Times New Roman" w:cs="Times New Roman"/>
                <w:sz w:val="24"/>
                <w:szCs w:val="24"/>
              </w:rPr>
              <w:t>bliver vist</w:t>
            </w:r>
          </w:p>
        </w:tc>
      </w:tr>
    </w:tbl>
    <w:p w14:paraId="41B86040" w14:textId="77777777" w:rsidR="00933DFE" w:rsidRDefault="00A45C78" w:rsidP="00251CC1">
      <w:pPr>
        <w:rPr>
          <w:ins w:id="182" w:author="Laila Kofoed" w:date="2017-06-20T18:14:00Z"/>
          <w:rFonts w:ascii="Times New Roman" w:hAnsi="Times New Roman" w:cs="Times New Roman"/>
          <w:sz w:val="24"/>
          <w:szCs w:val="24"/>
        </w:rPr>
      </w:pPr>
      <w:r w:rsidRPr="000F000F">
        <w:rPr>
          <w:rFonts w:ascii="Times New Roman" w:hAnsi="Times New Roman" w:cs="Times New Roman"/>
          <w:noProof/>
          <w:sz w:val="24"/>
          <w:szCs w:val="24"/>
          <w:lang w:eastAsia="da-DK"/>
        </w:rPr>
        <w:lastRenderedPageBreak/>
        <w:drawing>
          <wp:inline distT="0" distB="0" distL="0" distR="0" wp14:anchorId="61E7E729" wp14:editId="0BB78301">
            <wp:extent cx="6332220" cy="318897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188970"/>
                    </a:xfrm>
                    <a:prstGeom prst="rect">
                      <a:avLst/>
                    </a:prstGeom>
                  </pic:spPr>
                </pic:pic>
              </a:graphicData>
            </a:graphic>
          </wp:inline>
        </w:drawing>
      </w:r>
    </w:p>
    <w:p w14:paraId="696412AD" w14:textId="77777777" w:rsidR="00933DFE" w:rsidRDefault="00933DFE" w:rsidP="00251CC1">
      <w:pPr>
        <w:rPr>
          <w:ins w:id="183" w:author="Laila Kofoed" w:date="2017-06-20T18:14:00Z"/>
          <w:rFonts w:ascii="Times New Roman" w:hAnsi="Times New Roman" w:cs="Times New Roman"/>
          <w:sz w:val="24"/>
          <w:szCs w:val="24"/>
        </w:rPr>
      </w:pPr>
    </w:p>
    <w:p w14:paraId="0CF34684" w14:textId="06FA50B9" w:rsidR="00901F0F" w:rsidRPr="000F000F" w:rsidRDefault="00933DFE" w:rsidP="00251CC1">
      <w:pPr>
        <w:rPr>
          <w:rFonts w:ascii="Times New Roman" w:hAnsi="Times New Roman" w:cs="Times New Roman"/>
          <w:noProof/>
          <w:sz w:val="24"/>
          <w:szCs w:val="24"/>
        </w:rPr>
      </w:pPr>
      <w:ins w:id="184" w:author="Laila Kofoed" w:date="2017-06-20T18:14:00Z">
        <w:r>
          <w:rPr>
            <w:rFonts w:ascii="Times New Roman" w:hAnsi="Times New Roman" w:cs="Times New Roman"/>
            <w:sz w:val="24"/>
            <w:szCs w:val="24"/>
          </w:rPr>
          <w:t>Herefter</w:t>
        </w:r>
        <w:r>
          <w:rPr>
            <w:rFonts w:ascii="Times New Roman" w:hAnsi="Times New Roman" w:cs="Times New Roman"/>
            <w:sz w:val="24"/>
            <w:szCs w:val="24"/>
          </w:rPr>
          <w:t xml:space="preserve"> ønskedes kun at få </w:t>
        </w:r>
      </w:ins>
      <w:ins w:id="185" w:author="Laila Kofoed" w:date="2017-06-20T18:15:00Z">
        <w:r>
          <w:rPr>
            <w:rFonts w:ascii="Times New Roman" w:hAnsi="Times New Roman" w:cs="Times New Roman"/>
            <w:sz w:val="24"/>
            <w:szCs w:val="24"/>
          </w:rPr>
          <w:t>ZIP-</w:t>
        </w:r>
      </w:ins>
      <w:ins w:id="186" w:author="Laila Kofoed" w:date="2017-06-20T18:14:00Z">
        <w:r>
          <w:rPr>
            <w:rFonts w:ascii="Times New Roman" w:hAnsi="Times New Roman" w:cs="Times New Roman"/>
            <w:sz w:val="24"/>
            <w:szCs w:val="24"/>
          </w:rPr>
          <w:t xml:space="preserve">filer </w:t>
        </w:r>
      </w:ins>
      <w:del w:id="187" w:author="Laila Kofoed" w:date="2017-06-20T18:15:00Z">
        <w:r w:rsidR="00FC59A2" w:rsidDel="00933DFE">
          <w:rPr>
            <w:rFonts w:ascii="Times New Roman" w:hAnsi="Times New Roman" w:cs="Times New Roman"/>
            <w:sz w:val="24"/>
            <w:szCs w:val="24"/>
          </w:rPr>
          <w:delText xml:space="preserve">Kun Zip filer </w:delText>
        </w:r>
      </w:del>
      <w:del w:id="188" w:author="Laila Kofoed" w:date="2017-06-20T18:16:00Z">
        <w:r w:rsidR="00FC59A2" w:rsidDel="0063537C">
          <w:rPr>
            <w:rFonts w:ascii="Times New Roman" w:hAnsi="Times New Roman" w:cs="Times New Roman"/>
            <w:sz w:val="24"/>
            <w:szCs w:val="24"/>
          </w:rPr>
          <w:delText xml:space="preserve">samt mapper bliver </w:delText>
        </w:r>
      </w:del>
      <w:r w:rsidR="00FC59A2">
        <w:rPr>
          <w:rFonts w:ascii="Times New Roman" w:hAnsi="Times New Roman" w:cs="Times New Roman"/>
          <w:sz w:val="24"/>
          <w:szCs w:val="24"/>
        </w:rPr>
        <w:t>vist (preset)</w:t>
      </w:r>
    </w:p>
    <w:tbl>
      <w:tblPr>
        <w:tblStyle w:val="Tabel-Gitter"/>
        <w:tblW w:w="0" w:type="auto"/>
        <w:tblLook w:val="04A0" w:firstRow="1" w:lastRow="0" w:firstColumn="1" w:lastColumn="0" w:noHBand="0" w:noVBand="1"/>
      </w:tblPr>
      <w:tblGrid>
        <w:gridCol w:w="2490"/>
        <w:gridCol w:w="2490"/>
        <w:gridCol w:w="2491"/>
        <w:gridCol w:w="2491"/>
      </w:tblGrid>
      <w:tr w:rsidR="00901F0F" w14:paraId="7DE96CBD" w14:textId="77777777" w:rsidTr="006579F8">
        <w:tc>
          <w:tcPr>
            <w:tcW w:w="2490" w:type="dxa"/>
          </w:tcPr>
          <w:p w14:paraId="6BE4E6A7" w14:textId="77777777" w:rsidR="00901F0F" w:rsidRDefault="00901F0F" w:rsidP="006579F8">
            <w:pPr>
              <w:rPr>
                <w:rFonts w:ascii="Times New Roman" w:hAnsi="Times New Roman" w:cs="Times New Roman"/>
                <w:sz w:val="24"/>
                <w:szCs w:val="24"/>
              </w:rPr>
            </w:pPr>
            <w:r>
              <w:rPr>
                <w:rFonts w:ascii="Arial" w:hAnsi="Arial" w:cs="Arial"/>
              </w:rPr>
              <w:t>Tilstand før test</w:t>
            </w:r>
          </w:p>
        </w:tc>
        <w:tc>
          <w:tcPr>
            <w:tcW w:w="2490" w:type="dxa"/>
          </w:tcPr>
          <w:p w14:paraId="4771976B" w14:textId="77777777" w:rsidR="00901F0F" w:rsidRDefault="00901F0F" w:rsidP="006579F8">
            <w:pPr>
              <w:rPr>
                <w:rFonts w:ascii="Times New Roman" w:hAnsi="Times New Roman" w:cs="Times New Roman"/>
                <w:sz w:val="24"/>
                <w:szCs w:val="24"/>
              </w:rPr>
            </w:pPr>
            <w:r>
              <w:rPr>
                <w:rFonts w:ascii="Arial" w:hAnsi="Arial" w:cs="Arial"/>
              </w:rPr>
              <w:t>Input</w:t>
            </w:r>
          </w:p>
        </w:tc>
        <w:tc>
          <w:tcPr>
            <w:tcW w:w="2491" w:type="dxa"/>
          </w:tcPr>
          <w:p w14:paraId="6BCABC5C" w14:textId="77777777" w:rsidR="00901F0F" w:rsidRDefault="00901F0F" w:rsidP="006579F8">
            <w:pPr>
              <w:rPr>
                <w:rFonts w:ascii="Times New Roman" w:hAnsi="Times New Roman" w:cs="Times New Roman"/>
                <w:sz w:val="24"/>
                <w:szCs w:val="24"/>
              </w:rPr>
            </w:pPr>
            <w:r>
              <w:rPr>
                <w:rFonts w:ascii="Arial" w:hAnsi="Arial" w:cs="Arial"/>
              </w:rPr>
              <w:t>Forventet output</w:t>
            </w:r>
          </w:p>
        </w:tc>
        <w:tc>
          <w:tcPr>
            <w:tcW w:w="2491" w:type="dxa"/>
          </w:tcPr>
          <w:p w14:paraId="5BA9031E" w14:textId="77777777" w:rsidR="00901F0F" w:rsidRDefault="00901F0F" w:rsidP="006579F8">
            <w:pPr>
              <w:rPr>
                <w:rFonts w:ascii="Times New Roman" w:hAnsi="Times New Roman" w:cs="Times New Roman"/>
                <w:sz w:val="24"/>
                <w:szCs w:val="24"/>
              </w:rPr>
            </w:pPr>
            <w:r>
              <w:rPr>
                <w:rFonts w:ascii="Arial" w:hAnsi="Arial" w:cs="Arial"/>
              </w:rPr>
              <w:t>Faktisk output</w:t>
            </w:r>
          </w:p>
        </w:tc>
      </w:tr>
      <w:tr w:rsidR="00901F0F" w14:paraId="70E1C903" w14:textId="77777777" w:rsidTr="006579F8">
        <w:tc>
          <w:tcPr>
            <w:tcW w:w="2490" w:type="dxa"/>
          </w:tcPr>
          <w:p w14:paraId="7EFD7C80" w14:textId="77777777" w:rsidR="00901F0F" w:rsidRDefault="00901F0F" w:rsidP="006579F8">
            <w:pPr>
              <w:rPr>
                <w:rFonts w:ascii="Times New Roman" w:hAnsi="Times New Roman" w:cs="Times New Roman"/>
                <w:sz w:val="24"/>
                <w:szCs w:val="24"/>
              </w:rPr>
            </w:pPr>
            <w:r>
              <w:rPr>
                <w:rFonts w:ascii="Times New Roman" w:hAnsi="Times New Roman" w:cs="Times New Roman"/>
                <w:sz w:val="24"/>
                <w:szCs w:val="24"/>
              </w:rPr>
              <w:t>Vilkårlig</w:t>
            </w:r>
          </w:p>
        </w:tc>
        <w:tc>
          <w:tcPr>
            <w:tcW w:w="2490" w:type="dxa"/>
          </w:tcPr>
          <w:p w14:paraId="5D9E45CA" w14:textId="5E34404F" w:rsidR="00901F0F" w:rsidRDefault="00E46B1F" w:rsidP="006579F8">
            <w:pPr>
              <w:rPr>
                <w:rFonts w:ascii="Times New Roman" w:hAnsi="Times New Roman" w:cs="Times New Roman"/>
                <w:sz w:val="24"/>
                <w:szCs w:val="24"/>
              </w:rPr>
            </w:pPr>
            <w:r>
              <w:rPr>
                <w:rFonts w:ascii="Times New Roman" w:hAnsi="Times New Roman" w:cs="Times New Roman"/>
                <w:sz w:val="24"/>
                <w:szCs w:val="24"/>
              </w:rPr>
              <w:t>Zip</w:t>
            </w:r>
          </w:p>
        </w:tc>
        <w:tc>
          <w:tcPr>
            <w:tcW w:w="2491" w:type="dxa"/>
          </w:tcPr>
          <w:p w14:paraId="1BE84A00" w14:textId="627BA55C" w:rsidR="00901F0F" w:rsidRDefault="00E46B1F" w:rsidP="006579F8">
            <w:pPr>
              <w:rPr>
                <w:rFonts w:ascii="Times New Roman" w:hAnsi="Times New Roman" w:cs="Times New Roman"/>
                <w:sz w:val="24"/>
                <w:szCs w:val="24"/>
              </w:rPr>
            </w:pPr>
            <w:r>
              <w:rPr>
                <w:rFonts w:ascii="Times New Roman" w:hAnsi="Times New Roman" w:cs="Times New Roman"/>
                <w:sz w:val="24"/>
                <w:szCs w:val="24"/>
              </w:rPr>
              <w:t>At kun Zip filer</w:t>
            </w:r>
            <w:r w:rsidR="00901F0F">
              <w:rPr>
                <w:rFonts w:ascii="Times New Roman" w:hAnsi="Times New Roman" w:cs="Times New Roman"/>
                <w:sz w:val="24"/>
                <w:szCs w:val="24"/>
              </w:rPr>
              <w:t xml:space="preserve"> bliver vist</w:t>
            </w:r>
          </w:p>
        </w:tc>
        <w:tc>
          <w:tcPr>
            <w:tcW w:w="2491" w:type="dxa"/>
          </w:tcPr>
          <w:p w14:paraId="396B9FE4" w14:textId="274D49E4" w:rsidR="00901F0F" w:rsidRDefault="00FF27CE" w:rsidP="006579F8">
            <w:pPr>
              <w:rPr>
                <w:rFonts w:ascii="Times New Roman" w:hAnsi="Times New Roman" w:cs="Times New Roman"/>
                <w:sz w:val="24"/>
                <w:szCs w:val="24"/>
              </w:rPr>
            </w:pPr>
            <w:r>
              <w:rPr>
                <w:rFonts w:ascii="Times New Roman" w:hAnsi="Times New Roman" w:cs="Times New Roman"/>
                <w:sz w:val="24"/>
                <w:szCs w:val="24"/>
              </w:rPr>
              <w:t>K</w:t>
            </w:r>
            <w:r w:rsidR="00E46B1F">
              <w:rPr>
                <w:rFonts w:ascii="Times New Roman" w:hAnsi="Times New Roman" w:cs="Times New Roman"/>
                <w:sz w:val="24"/>
                <w:szCs w:val="24"/>
              </w:rPr>
              <w:t>un Zip filer</w:t>
            </w:r>
            <w:r>
              <w:rPr>
                <w:rFonts w:ascii="Times New Roman" w:hAnsi="Times New Roman" w:cs="Times New Roman"/>
                <w:sz w:val="24"/>
                <w:szCs w:val="24"/>
              </w:rPr>
              <w:t xml:space="preserve"> </w:t>
            </w:r>
            <w:ins w:id="189" w:author="Laila Kofoed" w:date="2017-06-20T18:16:00Z">
              <w:r w:rsidR="00933DFE">
                <w:rPr>
                  <w:rFonts w:ascii="Times New Roman" w:hAnsi="Times New Roman" w:cs="Times New Roman"/>
                  <w:sz w:val="24"/>
                  <w:szCs w:val="24"/>
                </w:rPr>
                <w:t xml:space="preserve">og mapper </w:t>
              </w:r>
            </w:ins>
            <w:r>
              <w:rPr>
                <w:rFonts w:ascii="Times New Roman" w:hAnsi="Times New Roman" w:cs="Times New Roman"/>
                <w:sz w:val="24"/>
                <w:szCs w:val="24"/>
              </w:rPr>
              <w:t>blev</w:t>
            </w:r>
            <w:r w:rsidR="00E46B1F">
              <w:rPr>
                <w:rFonts w:ascii="Times New Roman" w:hAnsi="Times New Roman" w:cs="Times New Roman"/>
                <w:sz w:val="24"/>
                <w:szCs w:val="24"/>
              </w:rPr>
              <w:t xml:space="preserve"> vist</w:t>
            </w:r>
          </w:p>
        </w:tc>
      </w:tr>
    </w:tbl>
    <w:p w14:paraId="69D2D943" w14:textId="77777777" w:rsidR="00933DFE" w:rsidRDefault="00A45C78" w:rsidP="00810A90">
      <w:pPr>
        <w:rPr>
          <w:ins w:id="190" w:author="Laila Kofoed" w:date="2017-06-20T18:15:00Z"/>
          <w:rFonts w:ascii="Times New Roman" w:hAnsi="Times New Roman" w:cs="Times New Roman"/>
          <w:sz w:val="24"/>
          <w:szCs w:val="24"/>
        </w:rPr>
      </w:pPr>
      <w:r w:rsidRPr="000F000F">
        <w:rPr>
          <w:rFonts w:ascii="Times New Roman" w:hAnsi="Times New Roman" w:cs="Times New Roman"/>
          <w:noProof/>
          <w:sz w:val="24"/>
          <w:szCs w:val="24"/>
          <w:lang w:eastAsia="da-DK"/>
        </w:rPr>
        <w:drawing>
          <wp:inline distT="0" distB="0" distL="0" distR="0" wp14:anchorId="52841A2E" wp14:editId="16949A70">
            <wp:extent cx="6332220" cy="24206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420620"/>
                    </a:xfrm>
                    <a:prstGeom prst="rect">
                      <a:avLst/>
                    </a:prstGeom>
                  </pic:spPr>
                </pic:pic>
              </a:graphicData>
            </a:graphic>
          </wp:inline>
        </w:drawing>
      </w:r>
    </w:p>
    <w:p w14:paraId="5C123819" w14:textId="7D920EE5" w:rsidR="0063537C" w:rsidRDefault="0063537C" w:rsidP="00810A90">
      <w:pPr>
        <w:rPr>
          <w:ins w:id="191" w:author="Laila Kofoed" w:date="2017-06-20T18:17:00Z"/>
          <w:rFonts w:ascii="Times New Roman" w:hAnsi="Times New Roman" w:cs="Times New Roman"/>
          <w:sz w:val="24"/>
          <w:szCs w:val="24"/>
        </w:rPr>
      </w:pPr>
    </w:p>
    <w:p w14:paraId="67525C87" w14:textId="5417220B" w:rsidR="0063537C" w:rsidRDefault="0063537C" w:rsidP="00810A90">
      <w:pPr>
        <w:rPr>
          <w:ins w:id="192" w:author="Laila Kofoed" w:date="2017-06-20T18:17:00Z"/>
          <w:rFonts w:ascii="Times New Roman" w:hAnsi="Times New Roman" w:cs="Times New Roman"/>
          <w:sz w:val="24"/>
          <w:szCs w:val="24"/>
        </w:rPr>
      </w:pPr>
    </w:p>
    <w:p w14:paraId="1681DE69" w14:textId="77777777" w:rsidR="0063537C" w:rsidRDefault="0063537C" w:rsidP="00810A90">
      <w:pPr>
        <w:rPr>
          <w:ins w:id="193" w:author="Laila Kofoed" w:date="2017-06-20T18:17:00Z"/>
          <w:rFonts w:ascii="Times New Roman" w:hAnsi="Times New Roman" w:cs="Times New Roman"/>
          <w:sz w:val="24"/>
          <w:szCs w:val="24"/>
        </w:rPr>
      </w:pPr>
    </w:p>
    <w:p w14:paraId="4AB60AD9" w14:textId="5DFC5860" w:rsidR="00810A90" w:rsidRPr="000F000F" w:rsidRDefault="0063537C" w:rsidP="00810A90">
      <w:pPr>
        <w:rPr>
          <w:rFonts w:ascii="Times New Roman" w:hAnsi="Times New Roman" w:cs="Times New Roman"/>
          <w:noProof/>
          <w:sz w:val="24"/>
          <w:szCs w:val="24"/>
        </w:rPr>
      </w:pPr>
      <w:ins w:id="194" w:author="Laila Kofoed" w:date="2017-06-20T18:17:00Z">
        <w:r>
          <w:rPr>
            <w:rFonts w:ascii="Times New Roman" w:hAnsi="Times New Roman" w:cs="Times New Roman"/>
            <w:sz w:val="24"/>
            <w:szCs w:val="24"/>
          </w:rPr>
          <w:lastRenderedPageBreak/>
          <w:t>Næste test havde til formål kun at få program-filer vist.</w:t>
        </w:r>
      </w:ins>
      <w:r w:rsidR="00FC59A2">
        <w:rPr>
          <w:rFonts w:ascii="Times New Roman" w:hAnsi="Times New Roman" w:cs="Times New Roman"/>
          <w:sz w:val="24"/>
          <w:szCs w:val="24"/>
        </w:rPr>
        <w:t xml:space="preserve">Kun programmer samt mapper bliver vist </w:t>
      </w:r>
      <w:del w:id="195" w:author="Laila Kofoed" w:date="2017-06-20T18:17:00Z">
        <w:r w:rsidR="00FC59A2" w:rsidDel="0063537C">
          <w:rPr>
            <w:rFonts w:ascii="Times New Roman" w:hAnsi="Times New Roman" w:cs="Times New Roman"/>
            <w:sz w:val="24"/>
            <w:szCs w:val="24"/>
          </w:rPr>
          <w:delText>(custom uden punktum i starten)</w:delText>
        </w:r>
      </w:del>
    </w:p>
    <w:tbl>
      <w:tblPr>
        <w:tblStyle w:val="Tabel-Gitter"/>
        <w:tblW w:w="0" w:type="auto"/>
        <w:tblLook w:val="04A0" w:firstRow="1" w:lastRow="0" w:firstColumn="1" w:lastColumn="0" w:noHBand="0" w:noVBand="1"/>
      </w:tblPr>
      <w:tblGrid>
        <w:gridCol w:w="2490"/>
        <w:gridCol w:w="2490"/>
        <w:gridCol w:w="2491"/>
        <w:gridCol w:w="2491"/>
      </w:tblGrid>
      <w:tr w:rsidR="00810A90" w14:paraId="6AD28108" w14:textId="77777777" w:rsidTr="006579F8">
        <w:tc>
          <w:tcPr>
            <w:tcW w:w="2490" w:type="dxa"/>
          </w:tcPr>
          <w:p w14:paraId="44CB034B" w14:textId="77777777" w:rsidR="00810A90" w:rsidRDefault="00810A90" w:rsidP="006579F8">
            <w:pPr>
              <w:rPr>
                <w:rFonts w:ascii="Times New Roman" w:hAnsi="Times New Roman" w:cs="Times New Roman"/>
                <w:sz w:val="24"/>
                <w:szCs w:val="24"/>
              </w:rPr>
            </w:pPr>
            <w:r>
              <w:rPr>
                <w:rFonts w:ascii="Arial" w:hAnsi="Arial" w:cs="Arial"/>
              </w:rPr>
              <w:t>Tilstand før test</w:t>
            </w:r>
          </w:p>
        </w:tc>
        <w:tc>
          <w:tcPr>
            <w:tcW w:w="2490" w:type="dxa"/>
          </w:tcPr>
          <w:p w14:paraId="3B4A33A1" w14:textId="0A9C7233" w:rsidR="00810A90" w:rsidRDefault="00810A90" w:rsidP="006579F8">
            <w:pPr>
              <w:rPr>
                <w:rFonts w:ascii="Times New Roman" w:hAnsi="Times New Roman" w:cs="Times New Roman"/>
                <w:sz w:val="24"/>
                <w:szCs w:val="24"/>
              </w:rPr>
            </w:pPr>
            <w:r>
              <w:rPr>
                <w:rFonts w:ascii="Arial" w:hAnsi="Arial" w:cs="Arial"/>
              </w:rPr>
              <w:t>Input</w:t>
            </w:r>
            <w:r w:rsidR="00EB32A4">
              <w:rPr>
                <w:rFonts w:ascii="Arial" w:hAnsi="Arial" w:cs="Arial"/>
              </w:rPr>
              <w:t xml:space="preserve"> (</w:t>
            </w:r>
            <w:r w:rsidR="00EB32A4">
              <w:rPr>
                <w:rFonts w:ascii="Times New Roman" w:hAnsi="Times New Roman" w:cs="Times New Roman"/>
                <w:sz w:val="24"/>
                <w:szCs w:val="24"/>
              </w:rPr>
              <w:t>custom file type)</w:t>
            </w:r>
          </w:p>
        </w:tc>
        <w:tc>
          <w:tcPr>
            <w:tcW w:w="2491" w:type="dxa"/>
          </w:tcPr>
          <w:p w14:paraId="28AB8A18" w14:textId="77777777" w:rsidR="00810A90" w:rsidRDefault="00810A90" w:rsidP="006579F8">
            <w:pPr>
              <w:rPr>
                <w:rFonts w:ascii="Times New Roman" w:hAnsi="Times New Roman" w:cs="Times New Roman"/>
                <w:sz w:val="24"/>
                <w:szCs w:val="24"/>
              </w:rPr>
            </w:pPr>
            <w:r>
              <w:rPr>
                <w:rFonts w:ascii="Arial" w:hAnsi="Arial" w:cs="Arial"/>
              </w:rPr>
              <w:t>Forventet output</w:t>
            </w:r>
          </w:p>
        </w:tc>
        <w:tc>
          <w:tcPr>
            <w:tcW w:w="2491" w:type="dxa"/>
          </w:tcPr>
          <w:p w14:paraId="57DD960E" w14:textId="77777777" w:rsidR="00810A90" w:rsidRDefault="00810A90" w:rsidP="006579F8">
            <w:pPr>
              <w:rPr>
                <w:rFonts w:ascii="Times New Roman" w:hAnsi="Times New Roman" w:cs="Times New Roman"/>
                <w:sz w:val="24"/>
                <w:szCs w:val="24"/>
              </w:rPr>
            </w:pPr>
            <w:r>
              <w:rPr>
                <w:rFonts w:ascii="Arial" w:hAnsi="Arial" w:cs="Arial"/>
              </w:rPr>
              <w:t>Faktisk output</w:t>
            </w:r>
          </w:p>
        </w:tc>
      </w:tr>
      <w:tr w:rsidR="00810A90" w14:paraId="0C610D81" w14:textId="77777777" w:rsidTr="006579F8">
        <w:tc>
          <w:tcPr>
            <w:tcW w:w="2490" w:type="dxa"/>
          </w:tcPr>
          <w:p w14:paraId="28AD09F7" w14:textId="77777777" w:rsidR="00810A90" w:rsidRDefault="00810A90" w:rsidP="006579F8">
            <w:pPr>
              <w:rPr>
                <w:rFonts w:ascii="Times New Roman" w:hAnsi="Times New Roman" w:cs="Times New Roman"/>
                <w:sz w:val="24"/>
                <w:szCs w:val="24"/>
              </w:rPr>
            </w:pPr>
            <w:r>
              <w:rPr>
                <w:rFonts w:ascii="Times New Roman" w:hAnsi="Times New Roman" w:cs="Times New Roman"/>
                <w:sz w:val="24"/>
                <w:szCs w:val="24"/>
              </w:rPr>
              <w:t>Vilkårlig</w:t>
            </w:r>
          </w:p>
        </w:tc>
        <w:tc>
          <w:tcPr>
            <w:tcW w:w="2490" w:type="dxa"/>
          </w:tcPr>
          <w:p w14:paraId="11641E87" w14:textId="14C261A4" w:rsidR="00810A90" w:rsidRDefault="00B50229" w:rsidP="006579F8">
            <w:pPr>
              <w:rPr>
                <w:rFonts w:ascii="Times New Roman" w:hAnsi="Times New Roman" w:cs="Times New Roman"/>
                <w:sz w:val="24"/>
                <w:szCs w:val="24"/>
              </w:rPr>
            </w:pPr>
            <w:r>
              <w:rPr>
                <w:rFonts w:ascii="Times New Roman" w:hAnsi="Times New Roman" w:cs="Times New Roman"/>
                <w:sz w:val="24"/>
                <w:szCs w:val="24"/>
              </w:rPr>
              <w:t>E</w:t>
            </w:r>
            <w:r w:rsidR="00810A90">
              <w:rPr>
                <w:rFonts w:ascii="Times New Roman" w:hAnsi="Times New Roman" w:cs="Times New Roman"/>
                <w:sz w:val="24"/>
                <w:szCs w:val="24"/>
              </w:rPr>
              <w:t>xe</w:t>
            </w:r>
            <w:ins w:id="196" w:author="Laila Kofoed" w:date="2017-06-20T18:17:00Z">
              <w:r w:rsidR="0063537C">
                <w:rPr>
                  <w:rFonts w:ascii="Times New Roman" w:hAnsi="Times New Roman" w:cs="Times New Roman"/>
                  <w:sz w:val="24"/>
                  <w:szCs w:val="24"/>
                </w:rPr>
                <w:t xml:space="preserve"> </w:t>
              </w:r>
            </w:ins>
            <w:ins w:id="197" w:author="Laila Kofoed" w:date="2017-06-20T18:18:00Z">
              <w:r w:rsidR="0063537C">
                <w:rPr>
                  <w:rFonts w:ascii="Times New Roman" w:hAnsi="Times New Roman" w:cs="Times New Roman"/>
                  <w:sz w:val="24"/>
                  <w:szCs w:val="24"/>
                </w:rPr>
                <w:t>(custom uden punktum i starten)</w:t>
              </w:r>
            </w:ins>
          </w:p>
        </w:tc>
        <w:tc>
          <w:tcPr>
            <w:tcW w:w="2491" w:type="dxa"/>
          </w:tcPr>
          <w:p w14:paraId="48F3D3B2" w14:textId="586BD84D" w:rsidR="00810A90" w:rsidRDefault="00810A90" w:rsidP="006579F8">
            <w:pPr>
              <w:rPr>
                <w:rFonts w:ascii="Times New Roman" w:hAnsi="Times New Roman" w:cs="Times New Roman"/>
                <w:sz w:val="24"/>
                <w:szCs w:val="24"/>
              </w:rPr>
            </w:pPr>
            <w:r>
              <w:rPr>
                <w:rFonts w:ascii="Times New Roman" w:hAnsi="Times New Roman" w:cs="Times New Roman"/>
                <w:sz w:val="24"/>
                <w:szCs w:val="24"/>
              </w:rPr>
              <w:t xml:space="preserve">At kun </w:t>
            </w:r>
            <w:r w:rsidR="00EB32A4">
              <w:rPr>
                <w:rFonts w:ascii="Times New Roman" w:hAnsi="Times New Roman" w:cs="Times New Roman"/>
                <w:sz w:val="24"/>
                <w:szCs w:val="24"/>
              </w:rPr>
              <w:t>programmer</w:t>
            </w:r>
            <w:r>
              <w:rPr>
                <w:rFonts w:ascii="Times New Roman" w:hAnsi="Times New Roman" w:cs="Times New Roman"/>
                <w:sz w:val="24"/>
                <w:szCs w:val="24"/>
              </w:rPr>
              <w:t xml:space="preserve"> bliver vist</w:t>
            </w:r>
          </w:p>
        </w:tc>
        <w:tc>
          <w:tcPr>
            <w:tcW w:w="2491" w:type="dxa"/>
          </w:tcPr>
          <w:p w14:paraId="4D0D2569" w14:textId="3B29BE9E" w:rsidR="00810A90" w:rsidRDefault="0063537C" w:rsidP="006579F8">
            <w:pPr>
              <w:rPr>
                <w:rFonts w:ascii="Times New Roman" w:hAnsi="Times New Roman" w:cs="Times New Roman"/>
                <w:sz w:val="24"/>
                <w:szCs w:val="24"/>
              </w:rPr>
            </w:pPr>
            <w:ins w:id="198" w:author="Laila Kofoed" w:date="2017-06-20T18:19:00Z">
              <w:r>
                <w:rPr>
                  <w:rFonts w:ascii="Times New Roman" w:hAnsi="Times New Roman" w:cs="Times New Roman"/>
                  <w:sz w:val="24"/>
                  <w:szCs w:val="24"/>
                </w:rPr>
                <w:t xml:space="preserve">Mapper og </w:t>
              </w:r>
            </w:ins>
            <w:del w:id="199" w:author="Laila Kofoed" w:date="2017-06-20T18:19:00Z">
              <w:r w:rsidR="00EB32A4" w:rsidDel="0063537C">
                <w:rPr>
                  <w:rFonts w:ascii="Times New Roman" w:hAnsi="Times New Roman" w:cs="Times New Roman"/>
                  <w:sz w:val="24"/>
                  <w:szCs w:val="24"/>
                </w:rPr>
                <w:delText xml:space="preserve">Kun </w:delText>
              </w:r>
            </w:del>
            <w:r w:rsidR="00EB32A4">
              <w:rPr>
                <w:rFonts w:ascii="Times New Roman" w:hAnsi="Times New Roman" w:cs="Times New Roman"/>
                <w:sz w:val="24"/>
                <w:szCs w:val="24"/>
              </w:rPr>
              <w:t>programmer</w:t>
            </w:r>
            <w:ins w:id="200" w:author="Laila Kofoed" w:date="2017-06-20T18:18:00Z">
              <w:r>
                <w:rPr>
                  <w:rFonts w:ascii="Times New Roman" w:hAnsi="Times New Roman" w:cs="Times New Roman"/>
                  <w:sz w:val="24"/>
                  <w:szCs w:val="24"/>
                </w:rPr>
                <w:t xml:space="preserve"> </w:t>
              </w:r>
            </w:ins>
            <w:del w:id="201" w:author="Laila Kofoed" w:date="2017-06-20T18:19:00Z">
              <w:r w:rsidR="00EB32A4" w:rsidDel="0063537C">
                <w:rPr>
                  <w:rFonts w:ascii="Times New Roman" w:hAnsi="Times New Roman" w:cs="Times New Roman"/>
                  <w:sz w:val="24"/>
                  <w:szCs w:val="24"/>
                </w:rPr>
                <w:delText xml:space="preserve"> </w:delText>
              </w:r>
            </w:del>
            <w:r w:rsidR="00810A90">
              <w:rPr>
                <w:rFonts w:ascii="Times New Roman" w:hAnsi="Times New Roman" w:cs="Times New Roman"/>
                <w:sz w:val="24"/>
                <w:szCs w:val="24"/>
              </w:rPr>
              <w:t>blev vist</w:t>
            </w:r>
          </w:p>
        </w:tc>
      </w:tr>
    </w:tbl>
    <w:p w14:paraId="17001BE6" w14:textId="77777777" w:rsidR="00810A90" w:rsidRDefault="00810A90" w:rsidP="00251CC1">
      <w:pPr>
        <w:rPr>
          <w:rFonts w:ascii="Times New Roman" w:hAnsi="Times New Roman" w:cs="Times New Roman"/>
          <w:sz w:val="24"/>
          <w:szCs w:val="24"/>
        </w:rPr>
      </w:pPr>
    </w:p>
    <w:p w14:paraId="1C97B608" w14:textId="20C736E2" w:rsidR="00A45C78" w:rsidRPr="000F000F" w:rsidRDefault="000F000F" w:rsidP="00251CC1">
      <w:pPr>
        <w:rPr>
          <w:rFonts w:ascii="Times New Roman" w:hAnsi="Times New Roman" w:cs="Times New Roman"/>
          <w:sz w:val="24"/>
          <w:szCs w:val="24"/>
        </w:rPr>
      </w:pPr>
      <w:r w:rsidRPr="000F000F">
        <w:rPr>
          <w:rFonts w:ascii="Times New Roman" w:hAnsi="Times New Roman" w:cs="Times New Roman"/>
          <w:noProof/>
          <w:sz w:val="24"/>
          <w:szCs w:val="24"/>
          <w:lang w:eastAsia="da-DK"/>
        </w:rPr>
        <w:drawing>
          <wp:inline distT="0" distB="0" distL="0" distR="0" wp14:anchorId="671B9A04" wp14:editId="58738884">
            <wp:extent cx="6324600" cy="30480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048000"/>
                    </a:xfrm>
                    <a:prstGeom prst="rect">
                      <a:avLst/>
                    </a:prstGeom>
                    <a:noFill/>
                    <a:ln>
                      <a:noFill/>
                    </a:ln>
                  </pic:spPr>
                </pic:pic>
              </a:graphicData>
            </a:graphic>
          </wp:inline>
        </w:drawing>
      </w:r>
    </w:p>
    <w:p w14:paraId="12B56B33" w14:textId="1074F084" w:rsidR="00ED492D" w:rsidRPr="000F000F" w:rsidRDefault="00ED492D" w:rsidP="00ED492D">
      <w:pPr>
        <w:rPr>
          <w:rFonts w:ascii="Times New Roman" w:hAnsi="Times New Roman" w:cs="Times New Roman"/>
          <w:noProof/>
          <w:sz w:val="24"/>
          <w:szCs w:val="24"/>
        </w:rPr>
      </w:pPr>
      <w:r>
        <w:rPr>
          <w:rFonts w:ascii="Times New Roman" w:hAnsi="Times New Roman" w:cs="Times New Roman"/>
          <w:sz w:val="24"/>
          <w:szCs w:val="24"/>
        </w:rPr>
        <w:t>Kun programmer samt mapper bliver vist (custom med punktum i starten)</w:t>
      </w:r>
    </w:p>
    <w:tbl>
      <w:tblPr>
        <w:tblStyle w:val="Tabel-Gitter"/>
        <w:tblW w:w="0" w:type="auto"/>
        <w:tblLook w:val="04A0" w:firstRow="1" w:lastRow="0" w:firstColumn="1" w:lastColumn="0" w:noHBand="0" w:noVBand="1"/>
      </w:tblPr>
      <w:tblGrid>
        <w:gridCol w:w="2490"/>
        <w:gridCol w:w="2490"/>
        <w:gridCol w:w="2491"/>
        <w:gridCol w:w="2491"/>
      </w:tblGrid>
      <w:tr w:rsidR="00ED492D" w14:paraId="6076077B" w14:textId="77777777" w:rsidTr="00160AB8">
        <w:tc>
          <w:tcPr>
            <w:tcW w:w="2490" w:type="dxa"/>
          </w:tcPr>
          <w:p w14:paraId="54DE35CE" w14:textId="77777777" w:rsidR="00ED492D" w:rsidRDefault="00ED492D" w:rsidP="00160AB8">
            <w:pPr>
              <w:rPr>
                <w:rFonts w:ascii="Times New Roman" w:hAnsi="Times New Roman" w:cs="Times New Roman"/>
                <w:sz w:val="24"/>
                <w:szCs w:val="24"/>
              </w:rPr>
            </w:pPr>
            <w:r>
              <w:rPr>
                <w:rFonts w:ascii="Arial" w:hAnsi="Arial" w:cs="Arial"/>
              </w:rPr>
              <w:t>Tilstand før test</w:t>
            </w:r>
          </w:p>
        </w:tc>
        <w:tc>
          <w:tcPr>
            <w:tcW w:w="2490" w:type="dxa"/>
          </w:tcPr>
          <w:p w14:paraId="6BC2F51A" w14:textId="77777777" w:rsidR="00ED492D" w:rsidRDefault="00ED492D" w:rsidP="00160AB8">
            <w:pPr>
              <w:rPr>
                <w:rFonts w:ascii="Times New Roman" w:hAnsi="Times New Roman" w:cs="Times New Roman"/>
                <w:sz w:val="24"/>
                <w:szCs w:val="24"/>
              </w:rPr>
            </w:pPr>
            <w:r>
              <w:rPr>
                <w:rFonts w:ascii="Arial" w:hAnsi="Arial" w:cs="Arial"/>
              </w:rPr>
              <w:t>Input (</w:t>
            </w:r>
            <w:r>
              <w:rPr>
                <w:rFonts w:ascii="Times New Roman" w:hAnsi="Times New Roman" w:cs="Times New Roman"/>
                <w:sz w:val="24"/>
                <w:szCs w:val="24"/>
              </w:rPr>
              <w:t>custom file type)</w:t>
            </w:r>
          </w:p>
        </w:tc>
        <w:tc>
          <w:tcPr>
            <w:tcW w:w="2491" w:type="dxa"/>
          </w:tcPr>
          <w:p w14:paraId="3141DB69" w14:textId="77777777" w:rsidR="00ED492D" w:rsidRDefault="00ED492D" w:rsidP="00160AB8">
            <w:pPr>
              <w:rPr>
                <w:rFonts w:ascii="Times New Roman" w:hAnsi="Times New Roman" w:cs="Times New Roman"/>
                <w:sz w:val="24"/>
                <w:szCs w:val="24"/>
              </w:rPr>
            </w:pPr>
            <w:r>
              <w:rPr>
                <w:rFonts w:ascii="Arial" w:hAnsi="Arial" w:cs="Arial"/>
              </w:rPr>
              <w:t>Forventet output</w:t>
            </w:r>
          </w:p>
        </w:tc>
        <w:tc>
          <w:tcPr>
            <w:tcW w:w="2491" w:type="dxa"/>
          </w:tcPr>
          <w:p w14:paraId="468B1373" w14:textId="77777777" w:rsidR="00ED492D" w:rsidRDefault="00ED492D" w:rsidP="00160AB8">
            <w:pPr>
              <w:rPr>
                <w:rFonts w:ascii="Times New Roman" w:hAnsi="Times New Roman" w:cs="Times New Roman"/>
                <w:sz w:val="24"/>
                <w:szCs w:val="24"/>
              </w:rPr>
            </w:pPr>
            <w:r>
              <w:rPr>
                <w:rFonts w:ascii="Arial" w:hAnsi="Arial" w:cs="Arial"/>
              </w:rPr>
              <w:t>Faktisk output</w:t>
            </w:r>
          </w:p>
        </w:tc>
      </w:tr>
      <w:tr w:rsidR="00ED492D" w14:paraId="236AC0B7" w14:textId="77777777" w:rsidTr="00160AB8">
        <w:tc>
          <w:tcPr>
            <w:tcW w:w="2490" w:type="dxa"/>
          </w:tcPr>
          <w:p w14:paraId="2B09D852" w14:textId="77777777" w:rsidR="00ED492D" w:rsidRDefault="00ED492D" w:rsidP="00160AB8">
            <w:pPr>
              <w:rPr>
                <w:rFonts w:ascii="Times New Roman" w:hAnsi="Times New Roman" w:cs="Times New Roman"/>
                <w:sz w:val="24"/>
                <w:szCs w:val="24"/>
              </w:rPr>
            </w:pPr>
            <w:r>
              <w:rPr>
                <w:rFonts w:ascii="Times New Roman" w:hAnsi="Times New Roman" w:cs="Times New Roman"/>
                <w:sz w:val="24"/>
                <w:szCs w:val="24"/>
              </w:rPr>
              <w:t>Vilkårlig</w:t>
            </w:r>
          </w:p>
        </w:tc>
        <w:tc>
          <w:tcPr>
            <w:tcW w:w="2490" w:type="dxa"/>
          </w:tcPr>
          <w:p w14:paraId="33BC8513" w14:textId="51F486CA" w:rsidR="00ED492D" w:rsidRDefault="00ED492D" w:rsidP="00160AB8">
            <w:pPr>
              <w:rPr>
                <w:rFonts w:ascii="Times New Roman" w:hAnsi="Times New Roman" w:cs="Times New Roman"/>
                <w:sz w:val="24"/>
                <w:szCs w:val="24"/>
              </w:rPr>
            </w:pPr>
            <w:r>
              <w:rPr>
                <w:rFonts w:ascii="Times New Roman" w:hAnsi="Times New Roman" w:cs="Times New Roman"/>
                <w:sz w:val="24"/>
                <w:szCs w:val="24"/>
              </w:rPr>
              <w:t>.Exe</w:t>
            </w:r>
          </w:p>
        </w:tc>
        <w:tc>
          <w:tcPr>
            <w:tcW w:w="2491" w:type="dxa"/>
          </w:tcPr>
          <w:p w14:paraId="624A0816" w14:textId="77777777" w:rsidR="00ED492D" w:rsidRDefault="00ED492D" w:rsidP="00160AB8">
            <w:pPr>
              <w:rPr>
                <w:rFonts w:ascii="Times New Roman" w:hAnsi="Times New Roman" w:cs="Times New Roman"/>
                <w:sz w:val="24"/>
                <w:szCs w:val="24"/>
              </w:rPr>
            </w:pPr>
            <w:r>
              <w:rPr>
                <w:rFonts w:ascii="Times New Roman" w:hAnsi="Times New Roman" w:cs="Times New Roman"/>
                <w:sz w:val="24"/>
                <w:szCs w:val="24"/>
              </w:rPr>
              <w:t>At kun programmer bliver vist</w:t>
            </w:r>
          </w:p>
        </w:tc>
        <w:tc>
          <w:tcPr>
            <w:tcW w:w="2491" w:type="dxa"/>
          </w:tcPr>
          <w:p w14:paraId="4D251A32" w14:textId="46A56F01" w:rsidR="00ED492D" w:rsidRDefault="00ED492D" w:rsidP="00160AB8">
            <w:pPr>
              <w:rPr>
                <w:rFonts w:ascii="Times New Roman" w:hAnsi="Times New Roman" w:cs="Times New Roman"/>
                <w:sz w:val="24"/>
                <w:szCs w:val="24"/>
              </w:rPr>
            </w:pPr>
            <w:del w:id="202" w:author="Laila Kofoed" w:date="2017-06-20T18:19:00Z">
              <w:r w:rsidDel="0063537C">
                <w:rPr>
                  <w:rFonts w:ascii="Times New Roman" w:hAnsi="Times New Roman" w:cs="Times New Roman"/>
                  <w:sz w:val="24"/>
                  <w:szCs w:val="24"/>
                </w:rPr>
                <w:delText xml:space="preserve">Kun </w:delText>
              </w:r>
            </w:del>
            <w:ins w:id="203" w:author="Laila Kofoed" w:date="2017-06-20T18:19:00Z">
              <w:r w:rsidR="0063537C">
                <w:rPr>
                  <w:rFonts w:ascii="Times New Roman" w:hAnsi="Times New Roman" w:cs="Times New Roman"/>
                  <w:sz w:val="24"/>
                  <w:szCs w:val="24"/>
                </w:rPr>
                <w:t xml:space="preserve">Mapper og </w:t>
              </w:r>
            </w:ins>
            <w:r>
              <w:rPr>
                <w:rFonts w:ascii="Times New Roman" w:hAnsi="Times New Roman" w:cs="Times New Roman"/>
                <w:sz w:val="24"/>
                <w:szCs w:val="24"/>
              </w:rPr>
              <w:t>programmer blev vist</w:t>
            </w:r>
          </w:p>
        </w:tc>
      </w:tr>
    </w:tbl>
    <w:p w14:paraId="69A4387C" w14:textId="0C0D03FA" w:rsidR="00ED492D" w:rsidRDefault="00ED492D" w:rsidP="000F000F">
      <w:pPr>
        <w:pStyle w:val="Overskrift1"/>
      </w:pPr>
      <w:r>
        <w:rPr>
          <w:noProof/>
          <w:lang w:eastAsia="da-DK"/>
        </w:rPr>
        <w:lastRenderedPageBreak/>
        <w:drawing>
          <wp:inline distT="0" distB="0" distL="0" distR="0" wp14:anchorId="380460F4" wp14:editId="4C1CE86A">
            <wp:extent cx="6334125" cy="196215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4125" cy="1962150"/>
                    </a:xfrm>
                    <a:prstGeom prst="rect">
                      <a:avLst/>
                    </a:prstGeom>
                    <a:noFill/>
                    <a:ln>
                      <a:noFill/>
                    </a:ln>
                  </pic:spPr>
                </pic:pic>
              </a:graphicData>
            </a:graphic>
          </wp:inline>
        </w:drawing>
      </w:r>
    </w:p>
    <w:p w14:paraId="0AA74E52" w14:textId="70C41D53" w:rsidR="00B301E9" w:rsidRDefault="00AE3B4D" w:rsidP="00242134">
      <w:pPr>
        <w:rPr>
          <w:ins w:id="204" w:author="Laila Kofoed" w:date="2017-06-20T18:26:00Z"/>
          <w:rFonts w:ascii="Times New Roman" w:hAnsi="Times New Roman" w:cs="Times New Roman"/>
          <w:color w:val="FF0000"/>
          <w:sz w:val="24"/>
          <w:szCs w:val="24"/>
        </w:rPr>
      </w:pPr>
      <w:r>
        <w:tab/>
      </w:r>
      <w:r w:rsidR="00242134">
        <w:rPr>
          <w:rFonts w:ascii="Times New Roman" w:hAnsi="Times New Roman" w:cs="Times New Roman"/>
          <w:sz w:val="24"/>
          <w:szCs w:val="24"/>
        </w:rPr>
        <w:t>O</w:t>
      </w:r>
      <w:r w:rsidRPr="00242134">
        <w:rPr>
          <w:rFonts w:ascii="Times New Roman" w:hAnsi="Times New Roman" w:cs="Times New Roman"/>
          <w:sz w:val="24"/>
          <w:szCs w:val="24"/>
        </w:rPr>
        <w:t>prindeligt</w:t>
      </w:r>
      <w:r w:rsidR="00242134">
        <w:rPr>
          <w:rFonts w:ascii="Times New Roman" w:hAnsi="Times New Roman" w:cs="Times New Roman"/>
          <w:sz w:val="24"/>
          <w:szCs w:val="24"/>
        </w:rPr>
        <w:t xml:space="preserve"> havde jeg et pro</w:t>
      </w:r>
      <w:r w:rsidR="008D1A12">
        <w:rPr>
          <w:rFonts w:ascii="Times New Roman" w:hAnsi="Times New Roman" w:cs="Times New Roman"/>
          <w:sz w:val="24"/>
          <w:szCs w:val="24"/>
        </w:rPr>
        <w:t>blem</w:t>
      </w:r>
      <w:ins w:id="205" w:author="Laila Kofoed" w:date="2017-06-20T18:26:00Z">
        <w:r w:rsidR="0063537C">
          <w:rPr>
            <w:rFonts w:ascii="Times New Roman" w:hAnsi="Times New Roman" w:cs="Times New Roman"/>
            <w:sz w:val="24"/>
            <w:szCs w:val="24"/>
          </w:rPr>
          <w:t xml:space="preserve"> </w:t>
        </w:r>
        <w:r w:rsidR="0063537C">
          <w:rPr>
            <w:rFonts w:ascii="Times New Roman" w:hAnsi="Times New Roman" w:cs="Times New Roman"/>
            <w:color w:val="FF0000"/>
            <w:sz w:val="24"/>
            <w:szCs w:val="24"/>
          </w:rPr>
          <w:t>HVAD VAR DET? DET SKAL FREMGÅ AF DIN TESTPROTOKOL I LIGHED MED AT DU SKAL SKRIVE, HVAD DU LAVEDE OM FOR AT FÅ DET RETTET.</w:t>
        </w:r>
      </w:ins>
    </w:p>
    <w:p w14:paraId="794F7311" w14:textId="42C60FA2" w:rsidR="0063537C" w:rsidRPr="0063537C" w:rsidRDefault="0063537C" w:rsidP="00242134">
      <w:pPr>
        <w:rPr>
          <w:rFonts w:ascii="Times New Roman" w:hAnsi="Times New Roman" w:cs="Times New Roman"/>
          <w:color w:val="FF0000"/>
          <w:sz w:val="24"/>
          <w:szCs w:val="24"/>
          <w:rPrChange w:id="206" w:author="Laila Kofoed" w:date="2017-06-20T18:26:00Z">
            <w:rPr>
              <w:rFonts w:ascii="Times New Roman" w:hAnsi="Times New Roman" w:cs="Times New Roman"/>
              <w:sz w:val="24"/>
              <w:szCs w:val="24"/>
            </w:rPr>
          </w:rPrChange>
        </w:rPr>
      </w:pPr>
      <w:ins w:id="207" w:author="Laila Kofoed" w:date="2017-06-20T18:27:00Z">
        <w:r>
          <w:rPr>
            <w:rFonts w:ascii="Times New Roman" w:hAnsi="Times New Roman" w:cs="Times New Roman"/>
            <w:color w:val="FF0000"/>
            <w:sz w:val="24"/>
            <w:szCs w:val="24"/>
          </w:rPr>
          <w:t>INDSÆT KODE BÅDE MED OG UDEN FEJL TIL AT ILLUSTRERE. Hvis du har den fejlagtige kode med i bilaget, så sørg for at henvise til den.</w:t>
        </w:r>
      </w:ins>
    </w:p>
    <w:p w14:paraId="067E9E0B" w14:textId="32DE0660" w:rsidR="009958C3" w:rsidRPr="000F000F" w:rsidRDefault="009958C3" w:rsidP="000F000F">
      <w:pPr>
        <w:pStyle w:val="Overskrift1"/>
      </w:pPr>
      <w:r w:rsidRPr="000F000F">
        <w:t>Konklusion</w:t>
      </w:r>
    </w:p>
    <w:p w14:paraId="115F576E" w14:textId="6149C097" w:rsidR="002F2330" w:rsidRPr="000F000F" w:rsidRDefault="002F2330" w:rsidP="000F000F">
      <w:pPr>
        <w:ind w:left="720"/>
        <w:rPr>
          <w:rFonts w:ascii="Times New Roman" w:hAnsi="Times New Roman" w:cs="Times New Roman"/>
          <w:sz w:val="24"/>
          <w:szCs w:val="24"/>
        </w:rPr>
      </w:pPr>
      <w:r w:rsidRPr="000F000F">
        <w:rPr>
          <w:rFonts w:ascii="Times New Roman" w:hAnsi="Times New Roman" w:cs="Times New Roman"/>
          <w:sz w:val="24"/>
          <w:szCs w:val="24"/>
        </w:rPr>
        <w:t>Virker det? Hvad gik galt, hvad gjorde du for at rette op på det</w:t>
      </w:r>
    </w:p>
    <w:p w14:paraId="4E8C56D7" w14:textId="1009983B" w:rsidR="008D1A12" w:rsidRDefault="008D1A12" w:rsidP="000F000F">
      <w:pPr>
        <w:ind w:left="720"/>
        <w:rPr>
          <w:rFonts w:ascii="Times New Roman" w:hAnsi="Times New Roman" w:cs="Times New Roman"/>
          <w:sz w:val="24"/>
          <w:szCs w:val="24"/>
        </w:rPr>
      </w:pPr>
      <w:r>
        <w:rPr>
          <w:rFonts w:ascii="Times New Roman" w:hAnsi="Times New Roman" w:cs="Times New Roman"/>
          <w:sz w:val="24"/>
          <w:szCs w:val="24"/>
        </w:rPr>
        <w:t>Indledningsvis blev det fremført at målet med opgaven var at:</w:t>
      </w:r>
    </w:p>
    <w:p w14:paraId="0106406F" w14:textId="4EE9A3F0" w:rsidR="008D1A12" w:rsidRDefault="008D1A12" w:rsidP="000F000F">
      <w:pPr>
        <w:ind w:left="720"/>
        <w:rPr>
          <w:rFonts w:ascii="Times New Roman" w:hAnsi="Times New Roman" w:cs="Times New Roman"/>
          <w:sz w:val="24"/>
          <w:szCs w:val="24"/>
        </w:rPr>
      </w:pPr>
    </w:p>
    <w:p w14:paraId="46599C14" w14:textId="36E49170" w:rsidR="008D1A12" w:rsidRPr="000F000F" w:rsidRDefault="008D1A12" w:rsidP="008D1A12">
      <w:pPr>
        <w:pStyle w:val="Listeafsnit"/>
        <w:numPr>
          <w:ilvl w:val="0"/>
          <w:numId w:val="2"/>
        </w:numPr>
        <w:rPr>
          <w:rFonts w:ascii="Times New Roman" w:hAnsi="Times New Roman" w:cs="Times New Roman"/>
          <w:sz w:val="24"/>
          <w:szCs w:val="24"/>
        </w:rPr>
      </w:pPr>
      <w:r w:rsidRPr="000F000F">
        <w:rPr>
          <w:rFonts w:ascii="Times New Roman" w:hAnsi="Times New Roman" w:cs="Times New Roman"/>
          <w:sz w:val="24"/>
          <w:szCs w:val="24"/>
        </w:rPr>
        <w:t>Hjælpe med at finde en vilkårlig fil ve</w:t>
      </w:r>
      <w:r>
        <w:rPr>
          <w:rFonts w:ascii="Times New Roman" w:hAnsi="Times New Roman" w:cs="Times New Roman"/>
          <w:sz w:val="24"/>
          <w:szCs w:val="24"/>
        </w:rPr>
        <w:t>d kun at vise den filtype som brugeren</w:t>
      </w:r>
      <w:r w:rsidRPr="000F000F">
        <w:rPr>
          <w:rFonts w:ascii="Times New Roman" w:hAnsi="Times New Roman" w:cs="Times New Roman"/>
          <w:sz w:val="24"/>
          <w:szCs w:val="24"/>
        </w:rPr>
        <w:t xml:space="preserve"> leder efter.</w:t>
      </w:r>
    </w:p>
    <w:p w14:paraId="76C57A76" w14:textId="77777777" w:rsidR="008D1A12" w:rsidRPr="000F000F" w:rsidRDefault="008D1A12" w:rsidP="008D1A12">
      <w:pPr>
        <w:pStyle w:val="Listeafsnit"/>
        <w:numPr>
          <w:ilvl w:val="0"/>
          <w:numId w:val="2"/>
        </w:numPr>
        <w:ind w:left="1505"/>
        <w:rPr>
          <w:rFonts w:ascii="Times New Roman" w:hAnsi="Times New Roman" w:cs="Times New Roman"/>
          <w:sz w:val="24"/>
          <w:szCs w:val="24"/>
        </w:rPr>
      </w:pPr>
      <w:r w:rsidRPr="000F000F">
        <w:rPr>
          <w:rFonts w:ascii="Times New Roman" w:hAnsi="Times New Roman" w:cs="Times New Roman"/>
          <w:sz w:val="24"/>
          <w:szCs w:val="24"/>
        </w:rPr>
        <w:t>Have presets med de mest normale filtyper brugt i skolen</w:t>
      </w:r>
    </w:p>
    <w:p w14:paraId="10F800D9" w14:textId="3E742405" w:rsidR="008D1A12" w:rsidRPr="000F000F" w:rsidRDefault="008D1A12" w:rsidP="008D1A12">
      <w:pPr>
        <w:pStyle w:val="Listeafsnit"/>
        <w:numPr>
          <w:ilvl w:val="1"/>
          <w:numId w:val="2"/>
        </w:numPr>
        <w:ind w:left="1845"/>
        <w:rPr>
          <w:rFonts w:ascii="Times New Roman" w:hAnsi="Times New Roman" w:cs="Times New Roman"/>
          <w:sz w:val="24"/>
          <w:szCs w:val="24"/>
        </w:rPr>
      </w:pPr>
      <w:r w:rsidRPr="000F000F">
        <w:rPr>
          <w:rFonts w:ascii="Times New Roman" w:hAnsi="Times New Roman" w:cs="Times New Roman"/>
          <w:sz w:val="24"/>
          <w:szCs w:val="24"/>
        </w:rPr>
        <w:t xml:space="preserve">Hvis ikke at den datatype som du skal bruge er blandt programmets presets, kan </w:t>
      </w:r>
      <w:r>
        <w:rPr>
          <w:rFonts w:ascii="Times New Roman" w:hAnsi="Times New Roman" w:cs="Times New Roman"/>
          <w:sz w:val="24"/>
          <w:szCs w:val="24"/>
        </w:rPr>
        <w:t>brugeren</w:t>
      </w:r>
      <w:r w:rsidRPr="000F000F">
        <w:rPr>
          <w:rFonts w:ascii="Times New Roman" w:hAnsi="Times New Roman" w:cs="Times New Roman"/>
          <w:sz w:val="24"/>
          <w:szCs w:val="24"/>
        </w:rPr>
        <w:t xml:space="preserve"> indtaste en vilkårlig filtype som så kan blive søgt efter.</w:t>
      </w:r>
    </w:p>
    <w:p w14:paraId="1545419A" w14:textId="6382B033" w:rsidR="008D1A12" w:rsidRPr="000F000F" w:rsidRDefault="008D1A12" w:rsidP="008D1A12">
      <w:pPr>
        <w:pStyle w:val="Listeafsnit"/>
        <w:numPr>
          <w:ilvl w:val="0"/>
          <w:numId w:val="2"/>
        </w:numPr>
        <w:ind w:left="1505"/>
        <w:rPr>
          <w:rFonts w:ascii="Times New Roman" w:hAnsi="Times New Roman" w:cs="Times New Roman"/>
          <w:sz w:val="24"/>
          <w:szCs w:val="24"/>
        </w:rPr>
      </w:pPr>
      <w:r>
        <w:rPr>
          <w:rFonts w:ascii="Times New Roman" w:hAnsi="Times New Roman" w:cs="Times New Roman"/>
          <w:sz w:val="24"/>
          <w:szCs w:val="24"/>
        </w:rPr>
        <w:t>Åbne filen for brugeren.</w:t>
      </w:r>
    </w:p>
    <w:p w14:paraId="1CF27056" w14:textId="77777777" w:rsidR="008D1A12" w:rsidRPr="000F000F" w:rsidRDefault="008D1A12" w:rsidP="008D1A12">
      <w:pPr>
        <w:pStyle w:val="Listeafsnit"/>
        <w:numPr>
          <w:ilvl w:val="0"/>
          <w:numId w:val="2"/>
        </w:numPr>
        <w:ind w:left="1505"/>
        <w:rPr>
          <w:rFonts w:ascii="Times New Roman" w:hAnsi="Times New Roman" w:cs="Times New Roman"/>
          <w:sz w:val="24"/>
          <w:szCs w:val="24"/>
        </w:rPr>
      </w:pPr>
      <w:r w:rsidRPr="000F000F">
        <w:rPr>
          <w:rFonts w:ascii="Times New Roman" w:hAnsi="Times New Roman" w:cs="Times New Roman"/>
          <w:sz w:val="24"/>
          <w:szCs w:val="24"/>
        </w:rPr>
        <w:t>Mulighed for at slå filter fra</w:t>
      </w:r>
      <w:r>
        <w:rPr>
          <w:rFonts w:ascii="Times New Roman" w:hAnsi="Times New Roman" w:cs="Times New Roman"/>
          <w:sz w:val="24"/>
          <w:szCs w:val="24"/>
        </w:rPr>
        <w:t>.</w:t>
      </w:r>
    </w:p>
    <w:p w14:paraId="74431237" w14:textId="77777777" w:rsidR="008D1A12" w:rsidRDefault="008D1A12" w:rsidP="000F000F">
      <w:pPr>
        <w:ind w:left="720"/>
        <w:rPr>
          <w:rFonts w:ascii="Times New Roman" w:hAnsi="Times New Roman" w:cs="Times New Roman"/>
          <w:sz w:val="24"/>
          <w:szCs w:val="24"/>
        </w:rPr>
      </w:pPr>
    </w:p>
    <w:p w14:paraId="2795B267" w14:textId="66185546" w:rsidR="001341CA" w:rsidRDefault="001341CA" w:rsidP="000F000F">
      <w:pPr>
        <w:ind w:left="720"/>
        <w:rPr>
          <w:rFonts w:ascii="Times New Roman" w:hAnsi="Times New Roman" w:cs="Times New Roman"/>
          <w:sz w:val="24"/>
          <w:szCs w:val="24"/>
        </w:rPr>
      </w:pPr>
      <w:r>
        <w:rPr>
          <w:rFonts w:ascii="Times New Roman" w:hAnsi="Times New Roman" w:cs="Times New Roman"/>
          <w:sz w:val="24"/>
          <w:szCs w:val="24"/>
        </w:rPr>
        <w:t>Til slut kan jeg konkludere at jeg fik opfyldt 3 ud af de 4 mål som jeg satte mig for, programmet kan godt hjælpe med at finde filer ved, kun at vise en filtype afgangen. Den filtype kan enten være en fra listen af presets eller et vilkårligt som du selv indtaster.</w:t>
      </w:r>
      <w:r w:rsidR="00251CC1">
        <w:rPr>
          <w:rFonts w:ascii="Times New Roman" w:hAnsi="Times New Roman" w:cs="Times New Roman"/>
          <w:sz w:val="24"/>
          <w:szCs w:val="24"/>
        </w:rPr>
        <w:t xml:space="preserve"> Med hensyn til det med at åbne programmer blev det ikke til noget da jeg ikke kunne finde nogen hjælpemidler online,</w:t>
      </w:r>
      <w:r w:rsidR="00824232">
        <w:rPr>
          <w:rFonts w:ascii="Times New Roman" w:hAnsi="Times New Roman" w:cs="Times New Roman"/>
          <w:sz w:val="24"/>
          <w:szCs w:val="24"/>
        </w:rPr>
        <w:t xml:space="preserve"> som gav et resultat som jeg kunne lide</w:t>
      </w:r>
      <w:r w:rsidR="00984E21">
        <w:rPr>
          <w:rFonts w:ascii="Times New Roman" w:hAnsi="Times New Roman" w:cs="Times New Roman"/>
          <w:sz w:val="24"/>
          <w:szCs w:val="24"/>
        </w:rPr>
        <w:t>, eller var simpelt nok til at jeg kunne forstå det</w:t>
      </w:r>
      <w:r w:rsidR="00251CC1">
        <w:rPr>
          <w:rFonts w:ascii="Times New Roman" w:hAnsi="Times New Roman" w:cs="Times New Roman"/>
          <w:sz w:val="24"/>
          <w:szCs w:val="24"/>
        </w:rPr>
        <w:t>. Endeligt har du også muligheden for at få programmet til at vise alle filtyper på en gang.</w:t>
      </w:r>
    </w:p>
    <w:p w14:paraId="79BBDA7C" w14:textId="5DFF5611" w:rsidR="002F2330" w:rsidRPr="000F000F" w:rsidRDefault="001341CA" w:rsidP="000F000F">
      <w:pPr>
        <w:ind w:left="720"/>
        <w:rPr>
          <w:rFonts w:ascii="Times New Roman" w:hAnsi="Times New Roman" w:cs="Times New Roman"/>
          <w:sz w:val="24"/>
          <w:szCs w:val="24"/>
        </w:rPr>
      </w:pPr>
      <w:r>
        <w:rPr>
          <w:rFonts w:ascii="Times New Roman" w:hAnsi="Times New Roman" w:cs="Times New Roman"/>
          <w:sz w:val="24"/>
          <w:szCs w:val="24"/>
        </w:rPr>
        <w:t xml:space="preserve"> </w:t>
      </w:r>
    </w:p>
    <w:p w14:paraId="2E9E56D2" w14:textId="47F92848" w:rsidR="009958C3" w:rsidRPr="000F000F" w:rsidRDefault="009958C3" w:rsidP="000F000F">
      <w:pPr>
        <w:pStyle w:val="Overskrift1"/>
      </w:pPr>
      <w:r w:rsidRPr="000F000F">
        <w:t>Bilag</w:t>
      </w:r>
    </w:p>
    <w:p w14:paraId="05552BAF" w14:textId="77777777" w:rsidR="00FF2EA0" w:rsidRPr="008D2CA7" w:rsidRDefault="00FF2EA0" w:rsidP="00FF2EA0">
      <w:pPr>
        <w:autoSpaceDE w:val="0"/>
        <w:autoSpaceDN w:val="0"/>
        <w:adjustRightInd w:val="0"/>
        <w:spacing w:after="0" w:line="240" w:lineRule="auto"/>
        <w:rPr>
          <w:rFonts w:ascii="Consolas" w:hAnsi="Consolas" w:cs="Consolas"/>
          <w:color w:val="000000"/>
          <w:sz w:val="19"/>
          <w:szCs w:val="19"/>
        </w:rPr>
      </w:pPr>
      <w:r w:rsidRPr="008D2CA7">
        <w:rPr>
          <w:rFonts w:ascii="Consolas" w:hAnsi="Consolas" w:cs="Consolas"/>
          <w:color w:val="0000FF"/>
          <w:sz w:val="19"/>
          <w:szCs w:val="19"/>
        </w:rPr>
        <w:t>namespace</w:t>
      </w:r>
      <w:r w:rsidRPr="008D2CA7">
        <w:rPr>
          <w:rFonts w:ascii="Consolas" w:hAnsi="Consolas" w:cs="Consolas"/>
          <w:color w:val="000000"/>
          <w:sz w:val="19"/>
          <w:szCs w:val="19"/>
        </w:rPr>
        <w:t xml:space="preserve"> EksamensProjekt</w:t>
      </w:r>
    </w:p>
    <w:p w14:paraId="2F798A41"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lastRenderedPageBreak/>
        <w:t>{</w:t>
      </w:r>
    </w:p>
    <w:p w14:paraId="64B9A37F"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public</w:t>
      </w: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partial</w:t>
      </w: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class</w:t>
      </w:r>
      <w:r w:rsidRPr="00FF2EA0">
        <w:rPr>
          <w:rFonts w:ascii="Consolas" w:hAnsi="Consolas" w:cs="Consolas"/>
          <w:color w:val="000000"/>
          <w:sz w:val="19"/>
          <w:szCs w:val="19"/>
          <w:lang w:val="en-US"/>
        </w:rPr>
        <w:t xml:space="preserve"> </w:t>
      </w:r>
      <w:r w:rsidRPr="00FF2EA0">
        <w:rPr>
          <w:rFonts w:ascii="Consolas" w:hAnsi="Consolas" w:cs="Consolas"/>
          <w:color w:val="2B91AF"/>
          <w:sz w:val="19"/>
          <w:szCs w:val="19"/>
          <w:lang w:val="en-US"/>
        </w:rPr>
        <w:t>Form1</w:t>
      </w:r>
      <w:r w:rsidRPr="00FF2EA0">
        <w:rPr>
          <w:rFonts w:ascii="Consolas" w:hAnsi="Consolas" w:cs="Consolas"/>
          <w:color w:val="000000"/>
          <w:sz w:val="19"/>
          <w:szCs w:val="19"/>
          <w:lang w:val="en-US"/>
        </w:rPr>
        <w:t xml:space="preserve"> : </w:t>
      </w:r>
      <w:r w:rsidRPr="00FF2EA0">
        <w:rPr>
          <w:rFonts w:ascii="Consolas" w:hAnsi="Consolas" w:cs="Consolas"/>
          <w:color w:val="2B91AF"/>
          <w:sz w:val="19"/>
          <w:szCs w:val="19"/>
          <w:lang w:val="en-US"/>
        </w:rPr>
        <w:t>Form</w:t>
      </w:r>
    </w:p>
    <w:p w14:paraId="40C22EB5"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w:t>
      </w:r>
    </w:p>
    <w:p w14:paraId="74869AF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public</w:t>
      </w:r>
      <w:r w:rsidRPr="00FF2EA0">
        <w:rPr>
          <w:rFonts w:ascii="Consolas" w:hAnsi="Consolas" w:cs="Consolas"/>
          <w:color w:val="000000"/>
          <w:sz w:val="19"/>
          <w:szCs w:val="19"/>
          <w:lang w:val="en-US"/>
        </w:rPr>
        <w:t xml:space="preserve"> Form1()</w:t>
      </w:r>
    </w:p>
    <w:p w14:paraId="6AF4AF7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47FBE35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InitializeComponent();</w:t>
      </w:r>
    </w:p>
    <w:p w14:paraId="254E21C1"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4171C11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4408FF8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string</w:t>
      </w:r>
      <w:r w:rsidRPr="00FF2EA0">
        <w:rPr>
          <w:rFonts w:ascii="Consolas" w:hAnsi="Consolas" w:cs="Consolas"/>
          <w:color w:val="000000"/>
          <w:sz w:val="19"/>
          <w:szCs w:val="19"/>
          <w:lang w:val="en-US"/>
        </w:rPr>
        <w:t xml:space="preserve"> presetTypes = </w:t>
      </w:r>
      <w:r w:rsidRPr="00FF2EA0">
        <w:rPr>
          <w:rFonts w:ascii="Consolas" w:hAnsi="Consolas" w:cs="Consolas"/>
          <w:color w:val="A31515"/>
          <w:sz w:val="19"/>
          <w:szCs w:val="19"/>
          <w:lang w:val="en-US"/>
        </w:rPr>
        <w:t>"Anyfile|*.*|PDF|*.PDF|Word|*.doc*|Tekst|*.txt|Zip|*.zip|Powerpoint|*.ppt*|Excel|*.xls*"</w:t>
      </w:r>
      <w:r w:rsidRPr="00FF2EA0">
        <w:rPr>
          <w:rFonts w:ascii="Consolas" w:hAnsi="Consolas" w:cs="Consolas"/>
          <w:color w:val="000000"/>
          <w:sz w:val="19"/>
          <w:szCs w:val="19"/>
          <w:lang w:val="en-US"/>
        </w:rPr>
        <w:t>;</w:t>
      </w:r>
    </w:p>
    <w:p w14:paraId="28406B30"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bool</w:t>
      </w:r>
      <w:r w:rsidRPr="00FF2EA0">
        <w:rPr>
          <w:rFonts w:ascii="Consolas" w:hAnsi="Consolas" w:cs="Consolas"/>
          <w:color w:val="000000"/>
          <w:sz w:val="19"/>
          <w:szCs w:val="19"/>
          <w:lang w:val="en-US"/>
        </w:rPr>
        <w:t xml:space="preserve"> custom = </w:t>
      </w:r>
      <w:r w:rsidRPr="00FF2EA0">
        <w:rPr>
          <w:rFonts w:ascii="Consolas" w:hAnsi="Consolas" w:cs="Consolas"/>
          <w:color w:val="0000FF"/>
          <w:sz w:val="19"/>
          <w:szCs w:val="19"/>
          <w:lang w:val="en-US"/>
        </w:rPr>
        <w:t>false</w:t>
      </w:r>
      <w:r w:rsidRPr="00FF2EA0">
        <w:rPr>
          <w:rFonts w:ascii="Consolas" w:hAnsi="Consolas" w:cs="Consolas"/>
          <w:color w:val="000000"/>
          <w:sz w:val="19"/>
          <w:szCs w:val="19"/>
          <w:lang w:val="en-US"/>
        </w:rPr>
        <w:t>;</w:t>
      </w:r>
    </w:p>
    <w:p w14:paraId="4A5CD54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2B91AF"/>
          <w:sz w:val="19"/>
          <w:szCs w:val="19"/>
          <w:lang w:val="en-US"/>
        </w:rPr>
        <w:t>OpenFileDialog</w:t>
      </w:r>
      <w:r w:rsidRPr="00FF2EA0">
        <w:rPr>
          <w:rFonts w:ascii="Consolas" w:hAnsi="Consolas" w:cs="Consolas"/>
          <w:color w:val="000000"/>
          <w:sz w:val="19"/>
          <w:szCs w:val="19"/>
          <w:lang w:val="en-US"/>
        </w:rPr>
        <w:t xml:space="preserve"> ofd = </w:t>
      </w:r>
      <w:r w:rsidRPr="00FF2EA0">
        <w:rPr>
          <w:rFonts w:ascii="Consolas" w:hAnsi="Consolas" w:cs="Consolas"/>
          <w:color w:val="0000FF"/>
          <w:sz w:val="19"/>
          <w:szCs w:val="19"/>
          <w:lang w:val="en-US"/>
        </w:rPr>
        <w:t>new</w:t>
      </w:r>
      <w:r w:rsidRPr="00FF2EA0">
        <w:rPr>
          <w:rFonts w:ascii="Consolas" w:hAnsi="Consolas" w:cs="Consolas"/>
          <w:color w:val="000000"/>
          <w:sz w:val="19"/>
          <w:szCs w:val="19"/>
          <w:lang w:val="en-US"/>
        </w:rPr>
        <w:t xml:space="preserve"> </w:t>
      </w:r>
      <w:r w:rsidRPr="00FF2EA0">
        <w:rPr>
          <w:rFonts w:ascii="Consolas" w:hAnsi="Consolas" w:cs="Consolas"/>
          <w:color w:val="2B91AF"/>
          <w:sz w:val="19"/>
          <w:szCs w:val="19"/>
          <w:lang w:val="en-US"/>
        </w:rPr>
        <w:t>OpenFileDialog</w:t>
      </w:r>
      <w:r w:rsidRPr="00FF2EA0">
        <w:rPr>
          <w:rFonts w:ascii="Consolas" w:hAnsi="Consolas" w:cs="Consolas"/>
          <w:color w:val="000000"/>
          <w:sz w:val="19"/>
          <w:szCs w:val="19"/>
          <w:lang w:val="en-US"/>
        </w:rPr>
        <w:t>();</w:t>
      </w:r>
    </w:p>
    <w:p w14:paraId="666F9BAD"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62B4183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private</w:t>
      </w: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void</w:t>
      </w:r>
      <w:r w:rsidRPr="00FF2EA0">
        <w:rPr>
          <w:rFonts w:ascii="Consolas" w:hAnsi="Consolas" w:cs="Consolas"/>
          <w:color w:val="000000"/>
          <w:sz w:val="19"/>
          <w:szCs w:val="19"/>
          <w:lang w:val="en-US"/>
        </w:rPr>
        <w:t xml:space="preserve"> Form1_Load(</w:t>
      </w:r>
      <w:r w:rsidRPr="00FF2EA0">
        <w:rPr>
          <w:rFonts w:ascii="Consolas" w:hAnsi="Consolas" w:cs="Consolas"/>
          <w:color w:val="0000FF"/>
          <w:sz w:val="19"/>
          <w:szCs w:val="19"/>
          <w:lang w:val="en-US"/>
        </w:rPr>
        <w:t>object</w:t>
      </w:r>
      <w:r w:rsidRPr="00FF2EA0">
        <w:rPr>
          <w:rFonts w:ascii="Consolas" w:hAnsi="Consolas" w:cs="Consolas"/>
          <w:color w:val="000000"/>
          <w:sz w:val="19"/>
          <w:szCs w:val="19"/>
          <w:lang w:val="en-US"/>
        </w:rPr>
        <w:t xml:space="preserve"> sender, </w:t>
      </w:r>
      <w:r w:rsidRPr="00FF2EA0">
        <w:rPr>
          <w:rFonts w:ascii="Consolas" w:hAnsi="Consolas" w:cs="Consolas"/>
          <w:color w:val="2B91AF"/>
          <w:sz w:val="19"/>
          <w:szCs w:val="19"/>
          <w:lang w:val="en-US"/>
        </w:rPr>
        <w:t>EventArgs</w:t>
      </w:r>
      <w:r w:rsidRPr="00FF2EA0">
        <w:rPr>
          <w:rFonts w:ascii="Consolas" w:hAnsi="Consolas" w:cs="Consolas"/>
          <w:color w:val="000000"/>
          <w:sz w:val="19"/>
          <w:szCs w:val="19"/>
          <w:lang w:val="en-US"/>
        </w:rPr>
        <w:t xml:space="preserve"> e)</w:t>
      </w:r>
    </w:p>
    <w:p w14:paraId="32128E37"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0CE6945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04D5CEF0"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19706DEF"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09362BC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7E39ABAE"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057C3C3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private</w:t>
      </w: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void</w:t>
      </w:r>
      <w:r w:rsidRPr="00FF2EA0">
        <w:rPr>
          <w:rFonts w:ascii="Consolas" w:hAnsi="Consolas" w:cs="Consolas"/>
          <w:color w:val="000000"/>
          <w:sz w:val="19"/>
          <w:szCs w:val="19"/>
          <w:lang w:val="en-US"/>
        </w:rPr>
        <w:t xml:space="preserve"> button1_Click(</w:t>
      </w:r>
      <w:r w:rsidRPr="00FF2EA0">
        <w:rPr>
          <w:rFonts w:ascii="Consolas" w:hAnsi="Consolas" w:cs="Consolas"/>
          <w:color w:val="0000FF"/>
          <w:sz w:val="19"/>
          <w:szCs w:val="19"/>
          <w:lang w:val="en-US"/>
        </w:rPr>
        <w:t>object</w:t>
      </w:r>
      <w:r w:rsidRPr="00FF2EA0">
        <w:rPr>
          <w:rFonts w:ascii="Consolas" w:hAnsi="Consolas" w:cs="Consolas"/>
          <w:color w:val="000000"/>
          <w:sz w:val="19"/>
          <w:szCs w:val="19"/>
          <w:lang w:val="en-US"/>
        </w:rPr>
        <w:t xml:space="preserve"> sender, </w:t>
      </w:r>
      <w:r w:rsidRPr="00FF2EA0">
        <w:rPr>
          <w:rFonts w:ascii="Consolas" w:hAnsi="Consolas" w:cs="Consolas"/>
          <w:color w:val="2B91AF"/>
          <w:sz w:val="19"/>
          <w:szCs w:val="19"/>
          <w:lang w:val="en-US"/>
        </w:rPr>
        <w:t>EventArgs</w:t>
      </w:r>
      <w:r w:rsidRPr="00FF2EA0">
        <w:rPr>
          <w:rFonts w:ascii="Consolas" w:hAnsi="Consolas" w:cs="Consolas"/>
          <w:color w:val="000000"/>
          <w:sz w:val="19"/>
          <w:szCs w:val="19"/>
          <w:lang w:val="en-US"/>
        </w:rPr>
        <w:t xml:space="preserve"> e)</w:t>
      </w:r>
    </w:p>
    <w:p w14:paraId="0A1F6D6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72B4538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if</w:t>
      </w:r>
      <w:r w:rsidRPr="00FF2EA0">
        <w:rPr>
          <w:rFonts w:ascii="Consolas" w:hAnsi="Consolas" w:cs="Consolas"/>
          <w:color w:val="000000"/>
          <w:sz w:val="19"/>
          <w:szCs w:val="19"/>
          <w:lang w:val="en-US"/>
        </w:rPr>
        <w:t xml:space="preserve"> (custom == </w:t>
      </w:r>
      <w:r w:rsidRPr="00FF2EA0">
        <w:rPr>
          <w:rFonts w:ascii="Consolas" w:hAnsi="Consolas" w:cs="Consolas"/>
          <w:color w:val="0000FF"/>
          <w:sz w:val="19"/>
          <w:szCs w:val="19"/>
          <w:lang w:val="en-US"/>
        </w:rPr>
        <w:t>true</w:t>
      </w:r>
      <w:r w:rsidRPr="00FF2EA0">
        <w:rPr>
          <w:rFonts w:ascii="Consolas" w:hAnsi="Consolas" w:cs="Consolas"/>
          <w:color w:val="000000"/>
          <w:sz w:val="19"/>
          <w:szCs w:val="19"/>
          <w:lang w:val="en-US"/>
        </w:rPr>
        <w:t xml:space="preserve"> &amp;&amp; textBox1.Text != </w:t>
      </w:r>
      <w:r w:rsidRPr="00FF2EA0">
        <w:rPr>
          <w:rFonts w:ascii="Consolas" w:hAnsi="Consolas" w:cs="Consolas"/>
          <w:color w:val="A31515"/>
          <w:sz w:val="19"/>
          <w:szCs w:val="19"/>
          <w:lang w:val="en-US"/>
        </w:rPr>
        <w:t>""</w:t>
      </w:r>
      <w:r w:rsidRPr="00FF2EA0">
        <w:rPr>
          <w:rFonts w:ascii="Consolas" w:hAnsi="Consolas" w:cs="Consolas"/>
          <w:color w:val="000000"/>
          <w:sz w:val="19"/>
          <w:szCs w:val="19"/>
          <w:lang w:val="en-US"/>
        </w:rPr>
        <w:t>)</w:t>
      </w:r>
    </w:p>
    <w:p w14:paraId="0AF4E605"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7028F30E"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if</w:t>
      </w:r>
      <w:r w:rsidRPr="00FF2EA0">
        <w:rPr>
          <w:rFonts w:ascii="Consolas" w:hAnsi="Consolas" w:cs="Consolas"/>
          <w:color w:val="000000"/>
          <w:sz w:val="19"/>
          <w:szCs w:val="19"/>
          <w:lang w:val="en-US"/>
        </w:rPr>
        <w:t xml:space="preserve"> (textBox1.Text.Contains(</w:t>
      </w:r>
      <w:r w:rsidRPr="00FF2EA0">
        <w:rPr>
          <w:rFonts w:ascii="Consolas" w:hAnsi="Consolas" w:cs="Consolas"/>
          <w:color w:val="A31515"/>
          <w:sz w:val="19"/>
          <w:szCs w:val="19"/>
          <w:lang w:val="en-US"/>
        </w:rPr>
        <w:t>"."</w:t>
      </w:r>
      <w:r w:rsidRPr="00FF2EA0">
        <w:rPr>
          <w:rFonts w:ascii="Consolas" w:hAnsi="Consolas" w:cs="Consolas"/>
          <w:color w:val="000000"/>
          <w:sz w:val="19"/>
          <w:szCs w:val="19"/>
          <w:lang w:val="en-US"/>
        </w:rPr>
        <w:t>))</w:t>
      </w:r>
    </w:p>
    <w:p w14:paraId="6E01447D"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41AD588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ofd.Filter = presetTypes + </w:t>
      </w:r>
      <w:r w:rsidRPr="00FF2EA0">
        <w:rPr>
          <w:rFonts w:ascii="Consolas" w:hAnsi="Consolas" w:cs="Consolas"/>
          <w:color w:val="A31515"/>
          <w:sz w:val="19"/>
          <w:szCs w:val="19"/>
          <w:lang w:val="en-US"/>
        </w:rPr>
        <w:t>"|custom|*"</w:t>
      </w:r>
      <w:r w:rsidRPr="00FF2EA0">
        <w:rPr>
          <w:rFonts w:ascii="Consolas" w:hAnsi="Consolas" w:cs="Consolas"/>
          <w:color w:val="000000"/>
          <w:sz w:val="19"/>
          <w:szCs w:val="19"/>
          <w:lang w:val="en-US"/>
        </w:rPr>
        <w:t xml:space="preserve"> + textBox1.Text;</w:t>
      </w:r>
    </w:p>
    <w:p w14:paraId="322A539E"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1CD691B1"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else</w:t>
      </w:r>
    </w:p>
    <w:p w14:paraId="6E9FFD1A"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0ABDCB6E"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ofd.Filter = presetTypes + </w:t>
      </w:r>
      <w:r w:rsidRPr="00FF2EA0">
        <w:rPr>
          <w:rFonts w:ascii="Consolas" w:hAnsi="Consolas" w:cs="Consolas"/>
          <w:color w:val="A31515"/>
          <w:sz w:val="19"/>
          <w:szCs w:val="19"/>
          <w:lang w:val="en-US"/>
        </w:rPr>
        <w:t>"|custom|*."</w:t>
      </w:r>
      <w:r w:rsidRPr="00FF2EA0">
        <w:rPr>
          <w:rFonts w:ascii="Consolas" w:hAnsi="Consolas" w:cs="Consolas"/>
          <w:color w:val="000000"/>
          <w:sz w:val="19"/>
          <w:szCs w:val="19"/>
          <w:lang w:val="en-US"/>
        </w:rPr>
        <w:t xml:space="preserve"> + textBox1.Text;</w:t>
      </w:r>
    </w:p>
    <w:p w14:paraId="2E31ED8A"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4C7291E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62547C1F"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else</w:t>
      </w:r>
    </w:p>
    <w:p w14:paraId="5E2AA15A"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247CEFB6"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ofd.Filter = presetTypes;</w:t>
      </w:r>
    </w:p>
    <w:p w14:paraId="6804CFD0"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1BA54F55"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ofd.ShowDialog();</w:t>
      </w:r>
    </w:p>
    <w:p w14:paraId="2FE1318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6D35734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3694ABA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008A3ADB"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5200897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private</w:t>
      </w: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void</w:t>
      </w:r>
      <w:r w:rsidRPr="00FF2EA0">
        <w:rPr>
          <w:rFonts w:ascii="Consolas" w:hAnsi="Consolas" w:cs="Consolas"/>
          <w:color w:val="000000"/>
          <w:sz w:val="19"/>
          <w:szCs w:val="19"/>
          <w:lang w:val="en-US"/>
        </w:rPr>
        <w:t xml:space="preserve"> checkBox1_CheckedChanged_1(</w:t>
      </w:r>
      <w:r w:rsidRPr="00FF2EA0">
        <w:rPr>
          <w:rFonts w:ascii="Consolas" w:hAnsi="Consolas" w:cs="Consolas"/>
          <w:color w:val="0000FF"/>
          <w:sz w:val="19"/>
          <w:szCs w:val="19"/>
          <w:lang w:val="en-US"/>
        </w:rPr>
        <w:t>object</w:t>
      </w:r>
      <w:r w:rsidRPr="00FF2EA0">
        <w:rPr>
          <w:rFonts w:ascii="Consolas" w:hAnsi="Consolas" w:cs="Consolas"/>
          <w:color w:val="000000"/>
          <w:sz w:val="19"/>
          <w:szCs w:val="19"/>
          <w:lang w:val="en-US"/>
        </w:rPr>
        <w:t xml:space="preserve"> sender, </w:t>
      </w:r>
      <w:r w:rsidRPr="00FF2EA0">
        <w:rPr>
          <w:rFonts w:ascii="Consolas" w:hAnsi="Consolas" w:cs="Consolas"/>
          <w:color w:val="2B91AF"/>
          <w:sz w:val="19"/>
          <w:szCs w:val="19"/>
          <w:lang w:val="en-US"/>
        </w:rPr>
        <w:t>EventArgs</w:t>
      </w:r>
      <w:r w:rsidRPr="00FF2EA0">
        <w:rPr>
          <w:rFonts w:ascii="Consolas" w:hAnsi="Consolas" w:cs="Consolas"/>
          <w:color w:val="000000"/>
          <w:sz w:val="19"/>
          <w:szCs w:val="19"/>
          <w:lang w:val="en-US"/>
        </w:rPr>
        <w:t xml:space="preserve"> e)</w:t>
      </w:r>
    </w:p>
    <w:p w14:paraId="79A6BD5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0CBAF533"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if</w:t>
      </w:r>
      <w:r w:rsidRPr="00FF2EA0">
        <w:rPr>
          <w:rFonts w:ascii="Consolas" w:hAnsi="Consolas" w:cs="Consolas"/>
          <w:color w:val="000000"/>
          <w:sz w:val="19"/>
          <w:szCs w:val="19"/>
          <w:lang w:val="en-US"/>
        </w:rPr>
        <w:t xml:space="preserve"> (textBox1.Visible == </w:t>
      </w:r>
      <w:r w:rsidRPr="00FF2EA0">
        <w:rPr>
          <w:rFonts w:ascii="Consolas" w:hAnsi="Consolas" w:cs="Consolas"/>
          <w:color w:val="0000FF"/>
          <w:sz w:val="19"/>
          <w:szCs w:val="19"/>
          <w:lang w:val="en-US"/>
        </w:rPr>
        <w:t>false</w:t>
      </w:r>
      <w:r w:rsidRPr="00FF2EA0">
        <w:rPr>
          <w:rFonts w:ascii="Consolas" w:hAnsi="Consolas" w:cs="Consolas"/>
          <w:color w:val="000000"/>
          <w:sz w:val="19"/>
          <w:szCs w:val="19"/>
          <w:lang w:val="en-US"/>
        </w:rPr>
        <w:t>)</w:t>
      </w:r>
    </w:p>
    <w:p w14:paraId="7B5D4E5C"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45941F66"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textBox1.Visible = </w:t>
      </w:r>
      <w:r w:rsidRPr="00FF2EA0">
        <w:rPr>
          <w:rFonts w:ascii="Consolas" w:hAnsi="Consolas" w:cs="Consolas"/>
          <w:color w:val="0000FF"/>
          <w:sz w:val="19"/>
          <w:szCs w:val="19"/>
          <w:lang w:val="en-US"/>
        </w:rPr>
        <w:t>true</w:t>
      </w:r>
      <w:r w:rsidRPr="00FF2EA0">
        <w:rPr>
          <w:rFonts w:ascii="Consolas" w:hAnsi="Consolas" w:cs="Consolas"/>
          <w:color w:val="000000"/>
          <w:sz w:val="19"/>
          <w:szCs w:val="19"/>
          <w:lang w:val="en-US"/>
        </w:rPr>
        <w:t>;</w:t>
      </w:r>
    </w:p>
    <w:p w14:paraId="5E856F2F"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custom = </w:t>
      </w:r>
      <w:r w:rsidRPr="00FF2EA0">
        <w:rPr>
          <w:rFonts w:ascii="Consolas" w:hAnsi="Consolas" w:cs="Consolas"/>
          <w:color w:val="0000FF"/>
          <w:sz w:val="19"/>
          <w:szCs w:val="19"/>
          <w:lang w:val="en-US"/>
        </w:rPr>
        <w:t>true</w:t>
      </w:r>
      <w:r w:rsidRPr="00FF2EA0">
        <w:rPr>
          <w:rFonts w:ascii="Consolas" w:hAnsi="Consolas" w:cs="Consolas"/>
          <w:color w:val="000000"/>
          <w:sz w:val="19"/>
          <w:szCs w:val="19"/>
          <w:lang w:val="en-US"/>
        </w:rPr>
        <w:t>;</w:t>
      </w:r>
    </w:p>
    <w:p w14:paraId="400743D4"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71C1E91D"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else</w:t>
      </w:r>
    </w:p>
    <w:p w14:paraId="3718FA37"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5443F369"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textBox1.Visible = </w:t>
      </w:r>
      <w:r w:rsidRPr="00FF2EA0">
        <w:rPr>
          <w:rFonts w:ascii="Consolas" w:hAnsi="Consolas" w:cs="Consolas"/>
          <w:color w:val="0000FF"/>
          <w:sz w:val="19"/>
          <w:szCs w:val="19"/>
          <w:lang w:val="en-US"/>
        </w:rPr>
        <w:t>false</w:t>
      </w:r>
      <w:r w:rsidRPr="00FF2EA0">
        <w:rPr>
          <w:rFonts w:ascii="Consolas" w:hAnsi="Consolas" w:cs="Consolas"/>
          <w:color w:val="000000"/>
          <w:sz w:val="19"/>
          <w:szCs w:val="19"/>
          <w:lang w:val="en-US"/>
        </w:rPr>
        <w:t>;</w:t>
      </w:r>
    </w:p>
    <w:p w14:paraId="4DDDDE68"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custom = </w:t>
      </w:r>
      <w:r w:rsidRPr="00FF2EA0">
        <w:rPr>
          <w:rFonts w:ascii="Consolas" w:hAnsi="Consolas" w:cs="Consolas"/>
          <w:color w:val="0000FF"/>
          <w:sz w:val="19"/>
          <w:szCs w:val="19"/>
          <w:lang w:val="en-US"/>
        </w:rPr>
        <w:t>false</w:t>
      </w:r>
      <w:r w:rsidRPr="00FF2EA0">
        <w:rPr>
          <w:rFonts w:ascii="Consolas" w:hAnsi="Consolas" w:cs="Consolas"/>
          <w:color w:val="000000"/>
          <w:sz w:val="19"/>
          <w:szCs w:val="19"/>
          <w:lang w:val="en-US"/>
        </w:rPr>
        <w:t>;</w:t>
      </w:r>
    </w:p>
    <w:p w14:paraId="53AA1EC3"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406AF6A8"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p>
    <w:p w14:paraId="6285605F"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31CF1872" w14:textId="77777777" w:rsidR="00FF2EA0" w:rsidRPr="00FF2EA0"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private</w:t>
      </w:r>
      <w:r w:rsidRPr="00FF2EA0">
        <w:rPr>
          <w:rFonts w:ascii="Consolas" w:hAnsi="Consolas" w:cs="Consolas"/>
          <w:color w:val="000000"/>
          <w:sz w:val="19"/>
          <w:szCs w:val="19"/>
          <w:lang w:val="en-US"/>
        </w:rPr>
        <w:t xml:space="preserve"> </w:t>
      </w:r>
      <w:r w:rsidRPr="00FF2EA0">
        <w:rPr>
          <w:rFonts w:ascii="Consolas" w:hAnsi="Consolas" w:cs="Consolas"/>
          <w:color w:val="0000FF"/>
          <w:sz w:val="19"/>
          <w:szCs w:val="19"/>
          <w:lang w:val="en-US"/>
        </w:rPr>
        <w:t>void</w:t>
      </w:r>
      <w:r w:rsidRPr="00FF2EA0">
        <w:rPr>
          <w:rFonts w:ascii="Consolas" w:hAnsi="Consolas" w:cs="Consolas"/>
          <w:color w:val="000000"/>
          <w:sz w:val="19"/>
          <w:szCs w:val="19"/>
          <w:lang w:val="en-US"/>
        </w:rPr>
        <w:t xml:space="preserve"> textBox1_TextChanged_1(</w:t>
      </w:r>
      <w:r w:rsidRPr="00FF2EA0">
        <w:rPr>
          <w:rFonts w:ascii="Consolas" w:hAnsi="Consolas" w:cs="Consolas"/>
          <w:color w:val="0000FF"/>
          <w:sz w:val="19"/>
          <w:szCs w:val="19"/>
          <w:lang w:val="en-US"/>
        </w:rPr>
        <w:t>object</w:t>
      </w:r>
      <w:r w:rsidRPr="00FF2EA0">
        <w:rPr>
          <w:rFonts w:ascii="Consolas" w:hAnsi="Consolas" w:cs="Consolas"/>
          <w:color w:val="000000"/>
          <w:sz w:val="19"/>
          <w:szCs w:val="19"/>
          <w:lang w:val="en-US"/>
        </w:rPr>
        <w:t xml:space="preserve"> sender, </w:t>
      </w:r>
      <w:r w:rsidRPr="00FF2EA0">
        <w:rPr>
          <w:rFonts w:ascii="Consolas" w:hAnsi="Consolas" w:cs="Consolas"/>
          <w:color w:val="2B91AF"/>
          <w:sz w:val="19"/>
          <w:szCs w:val="19"/>
          <w:lang w:val="en-US"/>
        </w:rPr>
        <w:t>EventArgs</w:t>
      </w:r>
      <w:r w:rsidRPr="00FF2EA0">
        <w:rPr>
          <w:rFonts w:ascii="Consolas" w:hAnsi="Consolas" w:cs="Consolas"/>
          <w:color w:val="000000"/>
          <w:sz w:val="19"/>
          <w:szCs w:val="19"/>
          <w:lang w:val="en-US"/>
        </w:rPr>
        <w:t xml:space="preserve"> e)</w:t>
      </w:r>
    </w:p>
    <w:p w14:paraId="70E99185" w14:textId="77777777" w:rsidR="00FF2EA0" w:rsidRPr="008D2CA7" w:rsidRDefault="00FF2EA0" w:rsidP="00FF2EA0">
      <w:pPr>
        <w:autoSpaceDE w:val="0"/>
        <w:autoSpaceDN w:val="0"/>
        <w:adjustRightInd w:val="0"/>
        <w:spacing w:after="0" w:line="240" w:lineRule="auto"/>
        <w:rPr>
          <w:rFonts w:ascii="Consolas" w:hAnsi="Consolas" w:cs="Consolas"/>
          <w:color w:val="000000"/>
          <w:sz w:val="19"/>
          <w:szCs w:val="19"/>
          <w:lang w:val="en-US"/>
        </w:rPr>
      </w:pPr>
      <w:r w:rsidRPr="00FF2EA0">
        <w:rPr>
          <w:rFonts w:ascii="Consolas" w:hAnsi="Consolas" w:cs="Consolas"/>
          <w:color w:val="000000"/>
          <w:sz w:val="19"/>
          <w:szCs w:val="19"/>
          <w:lang w:val="en-US"/>
        </w:rPr>
        <w:t xml:space="preserve">        </w:t>
      </w:r>
      <w:r w:rsidRPr="008D2CA7">
        <w:rPr>
          <w:rFonts w:ascii="Consolas" w:hAnsi="Consolas" w:cs="Consolas"/>
          <w:color w:val="000000"/>
          <w:sz w:val="19"/>
          <w:szCs w:val="19"/>
          <w:lang w:val="en-US"/>
        </w:rPr>
        <w:t>{</w:t>
      </w:r>
    </w:p>
    <w:p w14:paraId="4B809FCA" w14:textId="77777777" w:rsidR="00FF2EA0" w:rsidRPr="008D2CA7" w:rsidRDefault="00FF2EA0" w:rsidP="00FF2EA0">
      <w:pPr>
        <w:autoSpaceDE w:val="0"/>
        <w:autoSpaceDN w:val="0"/>
        <w:adjustRightInd w:val="0"/>
        <w:spacing w:after="0" w:line="240" w:lineRule="auto"/>
        <w:rPr>
          <w:rFonts w:ascii="Consolas" w:hAnsi="Consolas" w:cs="Consolas"/>
          <w:color w:val="000000"/>
          <w:sz w:val="19"/>
          <w:szCs w:val="19"/>
          <w:lang w:val="en-US"/>
        </w:rPr>
      </w:pPr>
    </w:p>
    <w:p w14:paraId="207EE79E" w14:textId="77777777" w:rsidR="00FF2EA0" w:rsidRPr="008D2CA7" w:rsidRDefault="00FF2EA0" w:rsidP="00FF2EA0">
      <w:pPr>
        <w:autoSpaceDE w:val="0"/>
        <w:autoSpaceDN w:val="0"/>
        <w:adjustRightInd w:val="0"/>
        <w:spacing w:after="0" w:line="240" w:lineRule="auto"/>
        <w:rPr>
          <w:rFonts w:ascii="Consolas" w:hAnsi="Consolas" w:cs="Consolas"/>
          <w:color w:val="000000"/>
          <w:sz w:val="19"/>
          <w:szCs w:val="19"/>
          <w:lang w:val="en-US"/>
        </w:rPr>
      </w:pPr>
      <w:r w:rsidRPr="008D2CA7">
        <w:rPr>
          <w:rFonts w:ascii="Consolas" w:hAnsi="Consolas" w:cs="Consolas"/>
          <w:color w:val="000000"/>
          <w:sz w:val="19"/>
          <w:szCs w:val="19"/>
          <w:lang w:val="en-US"/>
        </w:rPr>
        <w:t xml:space="preserve">        }</w:t>
      </w:r>
    </w:p>
    <w:p w14:paraId="3F886D11" w14:textId="77777777" w:rsidR="00FF2EA0" w:rsidRPr="008D2CA7" w:rsidRDefault="00FF2EA0" w:rsidP="00FF2EA0">
      <w:pPr>
        <w:autoSpaceDE w:val="0"/>
        <w:autoSpaceDN w:val="0"/>
        <w:adjustRightInd w:val="0"/>
        <w:spacing w:after="0" w:line="240" w:lineRule="auto"/>
        <w:rPr>
          <w:rFonts w:ascii="Consolas" w:hAnsi="Consolas" w:cs="Consolas"/>
          <w:color w:val="000000"/>
          <w:sz w:val="19"/>
          <w:szCs w:val="19"/>
          <w:lang w:val="en-US"/>
        </w:rPr>
      </w:pPr>
      <w:r w:rsidRPr="008D2CA7">
        <w:rPr>
          <w:rFonts w:ascii="Consolas" w:hAnsi="Consolas" w:cs="Consolas"/>
          <w:color w:val="000000"/>
          <w:sz w:val="19"/>
          <w:szCs w:val="19"/>
          <w:lang w:val="en-US"/>
        </w:rPr>
        <w:t xml:space="preserve">    }</w:t>
      </w:r>
    </w:p>
    <w:p w14:paraId="0F2C616A" w14:textId="6FCD08C1" w:rsidR="00BE64C7" w:rsidRPr="008D2CA7" w:rsidRDefault="00FF2EA0" w:rsidP="00FF2EA0">
      <w:pPr>
        <w:rPr>
          <w:lang w:val="en-US"/>
        </w:rPr>
      </w:pPr>
      <w:r w:rsidRPr="008D2CA7">
        <w:rPr>
          <w:rFonts w:ascii="Consolas" w:hAnsi="Consolas" w:cs="Consolas"/>
          <w:color w:val="000000"/>
          <w:sz w:val="19"/>
          <w:szCs w:val="19"/>
          <w:lang w:val="en-US"/>
        </w:rPr>
        <w:t>}</w:t>
      </w:r>
    </w:p>
    <w:p w14:paraId="4752DBC0" w14:textId="34D6527D" w:rsidR="00DE5D72" w:rsidRPr="008D2CA7" w:rsidRDefault="00F14B73" w:rsidP="000F000F">
      <w:pPr>
        <w:pStyle w:val="Overskrift1"/>
        <w:rPr>
          <w:lang w:val="en-US"/>
        </w:rPr>
      </w:pPr>
      <w:r w:rsidRPr="008D2CA7">
        <w:rPr>
          <w:lang w:val="en-US"/>
        </w:rPr>
        <w:t>Kilder</w:t>
      </w:r>
    </w:p>
    <w:p w14:paraId="2A9CF153" w14:textId="57812744" w:rsidR="00DE5D72" w:rsidRPr="008D2CA7" w:rsidRDefault="00DE5D72" w:rsidP="000F000F">
      <w:pPr>
        <w:ind w:left="720"/>
        <w:rPr>
          <w:rFonts w:ascii="Times New Roman" w:hAnsi="Times New Roman" w:cs="Times New Roman"/>
          <w:sz w:val="24"/>
          <w:szCs w:val="24"/>
          <w:lang w:val="en-US"/>
        </w:rPr>
      </w:pPr>
      <w:r w:rsidRPr="008D2CA7">
        <w:rPr>
          <w:rFonts w:ascii="Times New Roman" w:hAnsi="Times New Roman" w:cs="Times New Roman"/>
          <w:sz w:val="24"/>
          <w:szCs w:val="24"/>
          <w:lang w:val="en-US"/>
        </w:rPr>
        <w:t xml:space="preserve">Fulgt en </w:t>
      </w:r>
      <w:r w:rsidR="00873FFC" w:rsidRPr="008D2CA7">
        <w:rPr>
          <w:rFonts w:ascii="Times New Roman" w:hAnsi="Times New Roman" w:cs="Times New Roman"/>
          <w:sz w:val="24"/>
          <w:szCs w:val="24"/>
          <w:lang w:val="en-US"/>
        </w:rPr>
        <w:t xml:space="preserve">tutorial </w:t>
      </w:r>
      <w:r w:rsidR="001A6F57" w:rsidRPr="008D2CA7">
        <w:rPr>
          <w:rFonts w:ascii="Times New Roman" w:hAnsi="Times New Roman" w:cs="Times New Roman"/>
          <w:sz w:val="24"/>
          <w:szCs w:val="24"/>
          <w:lang w:val="en-US"/>
        </w:rPr>
        <w:t>som viser hvordan man laver et simpelt program som f</w:t>
      </w:r>
      <w:r w:rsidR="00810A90" w:rsidRPr="008D2CA7">
        <w:rPr>
          <w:rFonts w:ascii="Times New Roman" w:hAnsi="Times New Roman" w:cs="Times New Roman"/>
          <w:sz w:val="24"/>
          <w:szCs w:val="24"/>
          <w:lang w:val="en-US"/>
        </w:rPr>
        <w:t>ra</w:t>
      </w:r>
      <w:r w:rsidR="001A6F57" w:rsidRPr="008D2CA7">
        <w:rPr>
          <w:rFonts w:ascii="Times New Roman" w:hAnsi="Times New Roman" w:cs="Times New Roman"/>
          <w:sz w:val="24"/>
          <w:szCs w:val="24"/>
          <w:lang w:val="en-US"/>
        </w:rPr>
        <w:t>sortere</w:t>
      </w:r>
      <w:r w:rsidR="00810A90" w:rsidRPr="008D2CA7">
        <w:rPr>
          <w:rFonts w:ascii="Times New Roman" w:hAnsi="Times New Roman" w:cs="Times New Roman"/>
          <w:sz w:val="24"/>
          <w:szCs w:val="24"/>
          <w:lang w:val="en-US"/>
        </w:rPr>
        <w:t>r</w:t>
      </w:r>
      <w:r w:rsidR="001A6F57" w:rsidRPr="008D2CA7">
        <w:rPr>
          <w:rFonts w:ascii="Times New Roman" w:hAnsi="Times New Roman" w:cs="Times New Roman"/>
          <w:sz w:val="24"/>
          <w:szCs w:val="24"/>
          <w:lang w:val="en-US"/>
        </w:rPr>
        <w:t xml:space="preserve"> alle andre filtyper end et forudbestemt filformat. </w:t>
      </w:r>
    </w:p>
    <w:p w14:paraId="2049E6A3" w14:textId="49294C37" w:rsidR="00BE64C7" w:rsidRPr="008D2CA7" w:rsidRDefault="008419AD" w:rsidP="000F000F">
      <w:pPr>
        <w:ind w:left="720"/>
        <w:rPr>
          <w:rFonts w:ascii="Times New Roman" w:hAnsi="Times New Roman" w:cs="Times New Roman"/>
          <w:sz w:val="24"/>
          <w:szCs w:val="24"/>
          <w:lang w:val="en-US"/>
        </w:rPr>
      </w:pPr>
      <w:hyperlink r:id="rId15" w:history="1">
        <w:r w:rsidR="00A1119A" w:rsidRPr="008D2CA7">
          <w:rPr>
            <w:rStyle w:val="Hyperlink"/>
            <w:rFonts w:ascii="Times New Roman" w:hAnsi="Times New Roman" w:cs="Times New Roman"/>
            <w:sz w:val="24"/>
            <w:szCs w:val="24"/>
            <w:lang w:val="en-US"/>
          </w:rPr>
          <w:t>https://www.youtube.com/watch?v=1oBHpE7H12A</w:t>
        </w:r>
      </w:hyperlink>
    </w:p>
    <w:p w14:paraId="505DAB0D" w14:textId="7E2D05A8" w:rsidR="000B4C24" w:rsidRPr="008D2CA7" w:rsidRDefault="008419AD" w:rsidP="000F000F">
      <w:pPr>
        <w:ind w:left="720"/>
        <w:rPr>
          <w:rFonts w:ascii="Times New Roman" w:hAnsi="Times New Roman" w:cs="Times New Roman"/>
          <w:sz w:val="24"/>
          <w:szCs w:val="24"/>
          <w:lang w:val="en-US"/>
        </w:rPr>
      </w:pPr>
      <w:hyperlink r:id="rId16" w:history="1">
        <w:r w:rsidR="000B4C24" w:rsidRPr="008D2CA7">
          <w:rPr>
            <w:rStyle w:val="Hyperlink"/>
            <w:rFonts w:ascii="Times New Roman" w:hAnsi="Times New Roman" w:cs="Times New Roman"/>
            <w:sz w:val="24"/>
            <w:szCs w:val="24"/>
            <w:lang w:val="en-US"/>
          </w:rPr>
          <w:t>https://msdn.microsoft.com/en-us/library/system.windows.forms.openfiledialog(v=vs.110).aspx</w:t>
        </w:r>
      </w:hyperlink>
      <w:r w:rsidR="000B4C24" w:rsidRPr="008D2CA7">
        <w:rPr>
          <w:rFonts w:ascii="Times New Roman" w:hAnsi="Times New Roman" w:cs="Times New Roman"/>
          <w:sz w:val="24"/>
          <w:szCs w:val="24"/>
          <w:lang w:val="en-US"/>
        </w:rPr>
        <w:t xml:space="preserve"> </w:t>
      </w:r>
    </w:p>
    <w:sectPr w:rsidR="000B4C24" w:rsidRPr="008D2CA7" w:rsidSect="00BE64C7">
      <w:headerReference w:type="default" r:id="rId17"/>
      <w:footerReference w:type="default" r:id="rId18"/>
      <w:headerReference w:type="first" r:id="rId19"/>
      <w:footerReference w:type="first" r:id="rId20"/>
      <w:pgSz w:w="12240" w:h="15840"/>
      <w:pgMar w:top="1701" w:right="1134" w:bottom="1701" w:left="1134"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Laila Kofoed" w:date="2017-06-20T17:49:00Z" w:initials="LK">
    <w:p w14:paraId="49AB85E6" w14:textId="104CA872" w:rsidR="00777A29" w:rsidRDefault="00777A29">
      <w:pPr>
        <w:pStyle w:val="Kommentartekst"/>
      </w:pPr>
      <w:r>
        <w:rPr>
          <w:rStyle w:val="Kommentarhenvisning"/>
        </w:rPr>
        <w:annotationRef/>
      </w:r>
      <w:r>
        <w:t>FINDES FLERE VERSIONSNUMRE AF C#?</w:t>
      </w:r>
    </w:p>
  </w:comment>
  <w:comment w:id="53" w:author="Laila Kofoed" w:date="2017-06-20T17:49:00Z" w:initials="LK">
    <w:p w14:paraId="38756226" w14:textId="166E56DF" w:rsidR="00777A29" w:rsidRDefault="00777A29">
      <w:pPr>
        <w:pStyle w:val="Kommentartekst"/>
      </w:pPr>
      <w:r>
        <w:rPr>
          <w:rStyle w:val="Kommentarhenvisning"/>
        </w:rPr>
        <w:annotationRef/>
      </w:r>
    </w:p>
  </w:comment>
  <w:comment w:id="147" w:author="Laila Kofoed" w:date="2017-06-20T18:09:00Z" w:initials="LK">
    <w:p w14:paraId="56056DA8" w14:textId="159940F5" w:rsidR="00933DFE" w:rsidRDefault="00933DFE">
      <w:pPr>
        <w:pStyle w:val="Kommentartekst"/>
      </w:pPr>
      <w:r>
        <w:rPr>
          <w:rStyle w:val="Kommentarhenvisning"/>
        </w:rPr>
        <w:annotationRef/>
      </w:r>
      <w:r>
        <w:t>Her mangler du fortsat indhold</w:t>
      </w:r>
    </w:p>
  </w:comment>
  <w:comment w:id="168" w:author="Laila Kofoed" w:date="2017-06-20T18:12:00Z" w:initials="LK">
    <w:p w14:paraId="6E325452" w14:textId="1BD9BDA9" w:rsidR="00933DFE" w:rsidRDefault="00933DFE">
      <w:pPr>
        <w:pStyle w:val="Kommentartekst"/>
      </w:pPr>
      <w:r>
        <w:rPr>
          <w:rStyle w:val="Kommentarhenvisning"/>
        </w:rPr>
        <w:annotationRef/>
      </w:r>
    </w:p>
  </w:comment>
  <w:comment w:id="169" w:author="Laila Kofoed" w:date="2017-06-20T18:12:00Z" w:initials="LK">
    <w:p w14:paraId="648CFF4E" w14:textId="65E5453C" w:rsidR="00933DFE" w:rsidRDefault="00933DFE">
      <w:pPr>
        <w:pStyle w:val="Kommentartekst"/>
      </w:pPr>
      <w:r>
        <w:rPr>
          <w:rStyle w:val="Kommentarhenvisning"/>
        </w:rPr>
        <w:annotationRef/>
      </w:r>
      <w:r>
        <w:t>Marker inputfeltet på skærmdumpet</w:t>
      </w:r>
    </w:p>
  </w:comment>
  <w:comment w:id="170" w:author="Laila Kofoed" w:date="2017-06-20T18:12:00Z" w:initials="LK">
    <w:p w14:paraId="7E923058" w14:textId="7951C249" w:rsidR="00933DFE" w:rsidRDefault="00933DFE">
      <w:pPr>
        <w:pStyle w:val="Kommentartekst"/>
      </w:pPr>
      <w:r>
        <w:rPr>
          <w:rStyle w:val="Kommentarhenvisning"/>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AB85E6" w15:done="0"/>
  <w15:commentEx w15:paraId="38756226" w15:paraIdParent="49AB85E6" w15:done="0"/>
  <w15:commentEx w15:paraId="56056DA8" w15:done="0"/>
  <w15:commentEx w15:paraId="6E325452" w15:done="0"/>
  <w15:commentEx w15:paraId="648CFF4E" w15:paraIdParent="6E325452" w15:done="0"/>
  <w15:commentEx w15:paraId="7E923058" w15:paraIdParent="6E32545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C1E56" w14:textId="77777777" w:rsidR="008419AD" w:rsidRDefault="008419AD" w:rsidP="00E534BC">
      <w:pPr>
        <w:spacing w:after="0" w:line="240" w:lineRule="auto"/>
      </w:pPr>
      <w:r>
        <w:separator/>
      </w:r>
    </w:p>
  </w:endnote>
  <w:endnote w:type="continuationSeparator" w:id="0">
    <w:p w14:paraId="484DDC74" w14:textId="77777777" w:rsidR="008419AD" w:rsidRDefault="008419AD" w:rsidP="00E53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529DC" w14:textId="20434981" w:rsidR="00E534BC" w:rsidRDefault="00E534BC" w:rsidP="00E534BC">
    <w:pPr>
      <w:pStyle w:val="Sidefod"/>
      <w:tabs>
        <w:tab w:val="clear" w:pos="4819"/>
        <w:tab w:val="clear" w:pos="9638"/>
        <w:tab w:val="right" w:pos="9972"/>
      </w:tabs>
    </w:pPr>
    <w:r>
      <w:t>Sune Kofoed Svendsen</w:t>
    </w:r>
    <w:r>
      <w:tab/>
      <w:t>2R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A3823" w14:textId="5CD38D33" w:rsidR="00BE64C7" w:rsidRDefault="00BE64C7">
    <w:pPr>
      <w:pStyle w:val="Sidefod"/>
    </w:pPr>
  </w:p>
  <w:p w14:paraId="1ED4A14D" w14:textId="77777777" w:rsidR="00E534BC" w:rsidRDefault="00E534B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DE8EC" w14:textId="77777777" w:rsidR="008419AD" w:rsidRDefault="008419AD" w:rsidP="00E534BC">
      <w:pPr>
        <w:spacing w:after="0" w:line="240" w:lineRule="auto"/>
      </w:pPr>
      <w:r>
        <w:separator/>
      </w:r>
    </w:p>
  </w:footnote>
  <w:footnote w:type="continuationSeparator" w:id="0">
    <w:p w14:paraId="09E9711A" w14:textId="77777777" w:rsidR="008419AD" w:rsidRDefault="008419AD" w:rsidP="00E53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684402"/>
      <w:docPartObj>
        <w:docPartGallery w:val="Page Numbers (Top of Page)"/>
        <w:docPartUnique/>
      </w:docPartObj>
    </w:sdtPr>
    <w:sdtEndPr/>
    <w:sdtContent>
      <w:p w14:paraId="4BDF96C4" w14:textId="3BEACE42" w:rsidR="00BE64C7" w:rsidRDefault="00BE64C7">
        <w:pPr>
          <w:pStyle w:val="Sidehoved"/>
          <w:jc w:val="right"/>
        </w:pPr>
        <w:r>
          <w:fldChar w:fldCharType="begin"/>
        </w:r>
        <w:r>
          <w:instrText>PAGE   \* MERGEFORMAT</w:instrText>
        </w:r>
        <w:r>
          <w:fldChar w:fldCharType="separate"/>
        </w:r>
        <w:r w:rsidR="009B6A1F">
          <w:rPr>
            <w:noProof/>
          </w:rPr>
          <w:t>4</w:t>
        </w:r>
        <w:r>
          <w:fldChar w:fldCharType="end"/>
        </w:r>
      </w:p>
    </w:sdtContent>
  </w:sdt>
  <w:p w14:paraId="746E837E" w14:textId="77777777" w:rsidR="00E534BC" w:rsidRDefault="00E534BC">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265772"/>
      <w:docPartObj>
        <w:docPartGallery w:val="Page Numbers (Top of Page)"/>
        <w:docPartUnique/>
      </w:docPartObj>
    </w:sdtPr>
    <w:sdtEndPr/>
    <w:sdtContent>
      <w:p w14:paraId="53D469BF" w14:textId="24A793D8" w:rsidR="00E534BC" w:rsidRDefault="008419AD" w:rsidP="00BE64C7">
        <w:pPr>
          <w:pStyle w:val="Sidehoved"/>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771DE"/>
    <w:multiLevelType w:val="hybridMultilevel"/>
    <w:tmpl w:val="C004DA9A"/>
    <w:lvl w:ilvl="0" w:tplc="6662159E">
      <w:start w:val="1"/>
      <w:numFmt w:val="decimal"/>
      <w:lvlText w:val="%1."/>
      <w:lvlJc w:val="left"/>
      <w:pPr>
        <w:ind w:left="785" w:hanging="360"/>
      </w:pPr>
      <w:rPr>
        <w:rFonts w:hint="default"/>
      </w:rPr>
    </w:lvl>
    <w:lvl w:ilvl="1" w:tplc="04060019">
      <w:start w:val="1"/>
      <w:numFmt w:val="lowerLetter"/>
      <w:lvlText w:val="%2."/>
      <w:lvlJc w:val="left"/>
      <w:pPr>
        <w:ind w:left="1125" w:hanging="360"/>
      </w:pPr>
    </w:lvl>
    <w:lvl w:ilvl="2" w:tplc="0406001B" w:tentative="1">
      <w:start w:val="1"/>
      <w:numFmt w:val="lowerRoman"/>
      <w:lvlText w:val="%3."/>
      <w:lvlJc w:val="right"/>
      <w:pPr>
        <w:ind w:left="1845" w:hanging="180"/>
      </w:pPr>
    </w:lvl>
    <w:lvl w:ilvl="3" w:tplc="0406000F" w:tentative="1">
      <w:start w:val="1"/>
      <w:numFmt w:val="decimal"/>
      <w:lvlText w:val="%4."/>
      <w:lvlJc w:val="left"/>
      <w:pPr>
        <w:ind w:left="2565" w:hanging="360"/>
      </w:pPr>
    </w:lvl>
    <w:lvl w:ilvl="4" w:tplc="04060019" w:tentative="1">
      <w:start w:val="1"/>
      <w:numFmt w:val="lowerLetter"/>
      <w:lvlText w:val="%5."/>
      <w:lvlJc w:val="left"/>
      <w:pPr>
        <w:ind w:left="3285" w:hanging="360"/>
      </w:pPr>
    </w:lvl>
    <w:lvl w:ilvl="5" w:tplc="0406001B" w:tentative="1">
      <w:start w:val="1"/>
      <w:numFmt w:val="lowerRoman"/>
      <w:lvlText w:val="%6."/>
      <w:lvlJc w:val="right"/>
      <w:pPr>
        <w:ind w:left="4005" w:hanging="180"/>
      </w:pPr>
    </w:lvl>
    <w:lvl w:ilvl="6" w:tplc="0406000F" w:tentative="1">
      <w:start w:val="1"/>
      <w:numFmt w:val="decimal"/>
      <w:lvlText w:val="%7."/>
      <w:lvlJc w:val="left"/>
      <w:pPr>
        <w:ind w:left="4725" w:hanging="360"/>
      </w:pPr>
    </w:lvl>
    <w:lvl w:ilvl="7" w:tplc="04060019" w:tentative="1">
      <w:start w:val="1"/>
      <w:numFmt w:val="lowerLetter"/>
      <w:lvlText w:val="%8."/>
      <w:lvlJc w:val="left"/>
      <w:pPr>
        <w:ind w:left="5445" w:hanging="360"/>
      </w:pPr>
    </w:lvl>
    <w:lvl w:ilvl="8" w:tplc="0406001B" w:tentative="1">
      <w:start w:val="1"/>
      <w:numFmt w:val="lowerRoman"/>
      <w:lvlText w:val="%9."/>
      <w:lvlJc w:val="right"/>
      <w:pPr>
        <w:ind w:left="6165" w:hanging="180"/>
      </w:pPr>
    </w:lvl>
  </w:abstractNum>
  <w:abstractNum w:abstractNumId="1" w15:restartNumberingAfterBreak="0">
    <w:nsid w:val="1BCC0A98"/>
    <w:multiLevelType w:val="hybridMultilevel"/>
    <w:tmpl w:val="C004DA9A"/>
    <w:lvl w:ilvl="0" w:tplc="6662159E">
      <w:start w:val="1"/>
      <w:numFmt w:val="decimal"/>
      <w:lvlText w:val="%1."/>
      <w:lvlJc w:val="left"/>
      <w:pPr>
        <w:ind w:left="785" w:hanging="360"/>
      </w:pPr>
      <w:rPr>
        <w:rFonts w:hint="default"/>
      </w:rPr>
    </w:lvl>
    <w:lvl w:ilvl="1" w:tplc="04060019">
      <w:start w:val="1"/>
      <w:numFmt w:val="lowerLetter"/>
      <w:lvlText w:val="%2."/>
      <w:lvlJc w:val="left"/>
      <w:pPr>
        <w:ind w:left="1125" w:hanging="360"/>
      </w:pPr>
    </w:lvl>
    <w:lvl w:ilvl="2" w:tplc="0406001B" w:tentative="1">
      <w:start w:val="1"/>
      <w:numFmt w:val="lowerRoman"/>
      <w:lvlText w:val="%3."/>
      <w:lvlJc w:val="right"/>
      <w:pPr>
        <w:ind w:left="1845" w:hanging="180"/>
      </w:pPr>
    </w:lvl>
    <w:lvl w:ilvl="3" w:tplc="0406000F" w:tentative="1">
      <w:start w:val="1"/>
      <w:numFmt w:val="decimal"/>
      <w:lvlText w:val="%4."/>
      <w:lvlJc w:val="left"/>
      <w:pPr>
        <w:ind w:left="2565" w:hanging="360"/>
      </w:pPr>
    </w:lvl>
    <w:lvl w:ilvl="4" w:tplc="04060019" w:tentative="1">
      <w:start w:val="1"/>
      <w:numFmt w:val="lowerLetter"/>
      <w:lvlText w:val="%5."/>
      <w:lvlJc w:val="left"/>
      <w:pPr>
        <w:ind w:left="3285" w:hanging="360"/>
      </w:pPr>
    </w:lvl>
    <w:lvl w:ilvl="5" w:tplc="0406001B" w:tentative="1">
      <w:start w:val="1"/>
      <w:numFmt w:val="lowerRoman"/>
      <w:lvlText w:val="%6."/>
      <w:lvlJc w:val="right"/>
      <w:pPr>
        <w:ind w:left="4005" w:hanging="180"/>
      </w:pPr>
    </w:lvl>
    <w:lvl w:ilvl="6" w:tplc="0406000F" w:tentative="1">
      <w:start w:val="1"/>
      <w:numFmt w:val="decimal"/>
      <w:lvlText w:val="%7."/>
      <w:lvlJc w:val="left"/>
      <w:pPr>
        <w:ind w:left="4725" w:hanging="360"/>
      </w:pPr>
    </w:lvl>
    <w:lvl w:ilvl="7" w:tplc="04060019" w:tentative="1">
      <w:start w:val="1"/>
      <w:numFmt w:val="lowerLetter"/>
      <w:lvlText w:val="%8."/>
      <w:lvlJc w:val="left"/>
      <w:pPr>
        <w:ind w:left="5445" w:hanging="360"/>
      </w:pPr>
    </w:lvl>
    <w:lvl w:ilvl="8" w:tplc="0406001B" w:tentative="1">
      <w:start w:val="1"/>
      <w:numFmt w:val="lowerRoman"/>
      <w:lvlText w:val="%9."/>
      <w:lvlJc w:val="right"/>
      <w:pPr>
        <w:ind w:left="6165"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ila Kofoed">
    <w15:presenceInfo w15:providerId="AD" w15:userId="S-1-5-21-607955258-2521912769-128861018-2428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yNzc2t7AwsDC2MDZW0lEKTi0uzszPAykwrAUACPSwXCwAAAA="/>
  </w:docVars>
  <w:rsids>
    <w:rsidRoot w:val="00E25D2B"/>
    <w:rsid w:val="00061B6C"/>
    <w:rsid w:val="00092925"/>
    <w:rsid w:val="000A7122"/>
    <w:rsid w:val="000B4C24"/>
    <w:rsid w:val="000B7270"/>
    <w:rsid w:val="000F000F"/>
    <w:rsid w:val="0012694E"/>
    <w:rsid w:val="001341CA"/>
    <w:rsid w:val="0014303D"/>
    <w:rsid w:val="00161C61"/>
    <w:rsid w:val="00183350"/>
    <w:rsid w:val="001A6F57"/>
    <w:rsid w:val="001C4EDD"/>
    <w:rsid w:val="001E1FF2"/>
    <w:rsid w:val="00206910"/>
    <w:rsid w:val="002400AE"/>
    <w:rsid w:val="00242134"/>
    <w:rsid w:val="00251CC1"/>
    <w:rsid w:val="00256B70"/>
    <w:rsid w:val="0026679F"/>
    <w:rsid w:val="00273E72"/>
    <w:rsid w:val="002A0CA3"/>
    <w:rsid w:val="002F2330"/>
    <w:rsid w:val="003001DD"/>
    <w:rsid w:val="003034F1"/>
    <w:rsid w:val="00333B86"/>
    <w:rsid w:val="0033710C"/>
    <w:rsid w:val="00355A30"/>
    <w:rsid w:val="003635FE"/>
    <w:rsid w:val="00386DA9"/>
    <w:rsid w:val="003A52CC"/>
    <w:rsid w:val="003A7BD0"/>
    <w:rsid w:val="003D3A6B"/>
    <w:rsid w:val="00432E05"/>
    <w:rsid w:val="00441E76"/>
    <w:rsid w:val="00444E49"/>
    <w:rsid w:val="004914A6"/>
    <w:rsid w:val="0049560C"/>
    <w:rsid w:val="004A1FFD"/>
    <w:rsid w:val="004A71F6"/>
    <w:rsid w:val="004C2FB9"/>
    <w:rsid w:val="004E140B"/>
    <w:rsid w:val="004E354E"/>
    <w:rsid w:val="004E61D1"/>
    <w:rsid w:val="005539EB"/>
    <w:rsid w:val="005643FC"/>
    <w:rsid w:val="005A4241"/>
    <w:rsid w:val="005C1973"/>
    <w:rsid w:val="005E175E"/>
    <w:rsid w:val="005F3170"/>
    <w:rsid w:val="00622F13"/>
    <w:rsid w:val="006248C7"/>
    <w:rsid w:val="00631E02"/>
    <w:rsid w:val="00634E14"/>
    <w:rsid w:val="0063537C"/>
    <w:rsid w:val="00652C95"/>
    <w:rsid w:val="006B4B68"/>
    <w:rsid w:val="006B5520"/>
    <w:rsid w:val="006E35EE"/>
    <w:rsid w:val="0071019E"/>
    <w:rsid w:val="00712143"/>
    <w:rsid w:val="00722003"/>
    <w:rsid w:val="0072440C"/>
    <w:rsid w:val="0076623A"/>
    <w:rsid w:val="00777A29"/>
    <w:rsid w:val="007907FD"/>
    <w:rsid w:val="00791FB6"/>
    <w:rsid w:val="00794380"/>
    <w:rsid w:val="007B5DCE"/>
    <w:rsid w:val="007C793E"/>
    <w:rsid w:val="007D3EC3"/>
    <w:rsid w:val="007E22FC"/>
    <w:rsid w:val="007F7CA6"/>
    <w:rsid w:val="007F7CAA"/>
    <w:rsid w:val="00801361"/>
    <w:rsid w:val="008046F6"/>
    <w:rsid w:val="00810A90"/>
    <w:rsid w:val="00824232"/>
    <w:rsid w:val="00830EF3"/>
    <w:rsid w:val="00837013"/>
    <w:rsid w:val="00840920"/>
    <w:rsid w:val="008419AD"/>
    <w:rsid w:val="008460E3"/>
    <w:rsid w:val="00846280"/>
    <w:rsid w:val="008665EB"/>
    <w:rsid w:val="00873FFC"/>
    <w:rsid w:val="008B5C0C"/>
    <w:rsid w:val="008D1A12"/>
    <w:rsid w:val="008D2CA7"/>
    <w:rsid w:val="008E40E0"/>
    <w:rsid w:val="00901F0F"/>
    <w:rsid w:val="00911FDA"/>
    <w:rsid w:val="00915F60"/>
    <w:rsid w:val="00933DFE"/>
    <w:rsid w:val="00956ED4"/>
    <w:rsid w:val="00984E21"/>
    <w:rsid w:val="00992F7E"/>
    <w:rsid w:val="009958C3"/>
    <w:rsid w:val="009A3191"/>
    <w:rsid w:val="009A4FE2"/>
    <w:rsid w:val="009B1033"/>
    <w:rsid w:val="009B6A1F"/>
    <w:rsid w:val="009C6FCC"/>
    <w:rsid w:val="00A1119A"/>
    <w:rsid w:val="00A34EB1"/>
    <w:rsid w:val="00A4222B"/>
    <w:rsid w:val="00A45C78"/>
    <w:rsid w:val="00A76CD3"/>
    <w:rsid w:val="00AB21B7"/>
    <w:rsid w:val="00AB4546"/>
    <w:rsid w:val="00AD1C45"/>
    <w:rsid w:val="00AD5FE1"/>
    <w:rsid w:val="00AE3B4D"/>
    <w:rsid w:val="00AF2350"/>
    <w:rsid w:val="00B1457E"/>
    <w:rsid w:val="00B301E9"/>
    <w:rsid w:val="00B50229"/>
    <w:rsid w:val="00B57066"/>
    <w:rsid w:val="00B8480D"/>
    <w:rsid w:val="00BA0FE5"/>
    <w:rsid w:val="00BB2E3E"/>
    <w:rsid w:val="00BC18AA"/>
    <w:rsid w:val="00BD4349"/>
    <w:rsid w:val="00BE64C7"/>
    <w:rsid w:val="00C05BAB"/>
    <w:rsid w:val="00CA5309"/>
    <w:rsid w:val="00CE411F"/>
    <w:rsid w:val="00CE5117"/>
    <w:rsid w:val="00D24CEC"/>
    <w:rsid w:val="00D415D2"/>
    <w:rsid w:val="00D436C6"/>
    <w:rsid w:val="00D56F53"/>
    <w:rsid w:val="00D8497B"/>
    <w:rsid w:val="00DE4A62"/>
    <w:rsid w:val="00DE5D72"/>
    <w:rsid w:val="00DF6D6F"/>
    <w:rsid w:val="00E25D2B"/>
    <w:rsid w:val="00E377F6"/>
    <w:rsid w:val="00E46B1F"/>
    <w:rsid w:val="00E534BC"/>
    <w:rsid w:val="00E5654F"/>
    <w:rsid w:val="00E661EB"/>
    <w:rsid w:val="00E84DF3"/>
    <w:rsid w:val="00E86BAC"/>
    <w:rsid w:val="00EA359D"/>
    <w:rsid w:val="00EB32A4"/>
    <w:rsid w:val="00EB5251"/>
    <w:rsid w:val="00EC5563"/>
    <w:rsid w:val="00ED492D"/>
    <w:rsid w:val="00F05F9D"/>
    <w:rsid w:val="00F1377E"/>
    <w:rsid w:val="00F14B73"/>
    <w:rsid w:val="00F607AB"/>
    <w:rsid w:val="00F8594D"/>
    <w:rsid w:val="00F95CFE"/>
    <w:rsid w:val="00FC59A2"/>
    <w:rsid w:val="00FE2BA4"/>
    <w:rsid w:val="00FF27CE"/>
    <w:rsid w:val="00FF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50554"/>
  <w15:chartTrackingRefBased/>
  <w15:docId w15:val="{1B2999C5-4E31-444D-8AB2-AEC5C674D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7D3E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929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E534B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534BC"/>
    <w:rPr>
      <w:lang w:val="da-DK"/>
    </w:rPr>
  </w:style>
  <w:style w:type="paragraph" w:styleId="Sidefod">
    <w:name w:val="footer"/>
    <w:basedOn w:val="Normal"/>
    <w:link w:val="SidefodTegn"/>
    <w:uiPriority w:val="99"/>
    <w:unhideWhenUsed/>
    <w:rsid w:val="00E534B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534BC"/>
    <w:rPr>
      <w:lang w:val="da-DK"/>
    </w:rPr>
  </w:style>
  <w:style w:type="paragraph" w:styleId="Listeafsnit">
    <w:name w:val="List Paragraph"/>
    <w:basedOn w:val="Normal"/>
    <w:uiPriority w:val="34"/>
    <w:qFormat/>
    <w:rsid w:val="00AB4546"/>
    <w:pPr>
      <w:ind w:left="720"/>
      <w:contextualSpacing/>
    </w:pPr>
  </w:style>
  <w:style w:type="character" w:customStyle="1" w:styleId="Overskrift1Tegn">
    <w:name w:val="Overskrift 1 Tegn"/>
    <w:basedOn w:val="Standardskrifttypeiafsnit"/>
    <w:link w:val="Overskrift1"/>
    <w:uiPriority w:val="9"/>
    <w:rsid w:val="007D3EC3"/>
    <w:rPr>
      <w:rFonts w:asciiTheme="majorHAnsi" w:eastAsiaTheme="majorEastAsia" w:hAnsiTheme="majorHAnsi" w:cstheme="majorBidi"/>
      <w:color w:val="2F5496" w:themeColor="accent1" w:themeShade="BF"/>
      <w:sz w:val="32"/>
      <w:szCs w:val="32"/>
      <w:lang w:val="da-DK"/>
    </w:rPr>
  </w:style>
  <w:style w:type="character" w:styleId="Svagfremhvning">
    <w:name w:val="Subtle Emphasis"/>
    <w:basedOn w:val="Standardskrifttypeiafsnit"/>
    <w:uiPriority w:val="19"/>
    <w:qFormat/>
    <w:rsid w:val="00161C61"/>
    <w:rPr>
      <w:i/>
      <w:iCs/>
      <w:color w:val="404040" w:themeColor="text1" w:themeTint="BF"/>
    </w:rPr>
  </w:style>
  <w:style w:type="character" w:styleId="Hyperlink">
    <w:name w:val="Hyperlink"/>
    <w:basedOn w:val="Standardskrifttypeiafsnit"/>
    <w:uiPriority w:val="99"/>
    <w:unhideWhenUsed/>
    <w:rsid w:val="00A1119A"/>
    <w:rPr>
      <w:color w:val="0563C1" w:themeColor="hyperlink"/>
      <w:u w:val="single"/>
    </w:rPr>
  </w:style>
  <w:style w:type="character" w:styleId="Nvn">
    <w:name w:val="Mention"/>
    <w:basedOn w:val="Standardskrifttypeiafsnit"/>
    <w:uiPriority w:val="99"/>
    <w:semiHidden/>
    <w:unhideWhenUsed/>
    <w:rsid w:val="00A1119A"/>
    <w:rPr>
      <w:color w:val="2B579A"/>
      <w:shd w:val="clear" w:color="auto" w:fill="E6E6E6"/>
    </w:rPr>
  </w:style>
  <w:style w:type="character" w:styleId="BesgtLink">
    <w:name w:val="FollowedHyperlink"/>
    <w:basedOn w:val="Standardskrifttypeiafsnit"/>
    <w:uiPriority w:val="99"/>
    <w:semiHidden/>
    <w:unhideWhenUsed/>
    <w:rsid w:val="000F000F"/>
    <w:rPr>
      <w:color w:val="954F72" w:themeColor="followedHyperlink"/>
      <w:u w:val="single"/>
    </w:rPr>
  </w:style>
  <w:style w:type="table" w:styleId="Tabel-Gitter">
    <w:name w:val="Table Grid"/>
    <w:basedOn w:val="Tabel-Normal"/>
    <w:uiPriority w:val="39"/>
    <w:rsid w:val="00D43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092925"/>
    <w:rPr>
      <w:rFonts w:asciiTheme="majorHAnsi" w:eastAsiaTheme="majorEastAsia" w:hAnsiTheme="majorHAnsi" w:cstheme="majorBidi"/>
      <w:color w:val="2F5496" w:themeColor="accent1" w:themeShade="BF"/>
      <w:sz w:val="26"/>
      <w:szCs w:val="26"/>
      <w:lang w:val="da-DK"/>
    </w:rPr>
  </w:style>
  <w:style w:type="paragraph" w:styleId="Markeringsbobletekst">
    <w:name w:val="Balloon Text"/>
    <w:basedOn w:val="Normal"/>
    <w:link w:val="MarkeringsbobletekstTegn"/>
    <w:uiPriority w:val="99"/>
    <w:semiHidden/>
    <w:unhideWhenUsed/>
    <w:rsid w:val="008D2CA7"/>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8D2CA7"/>
    <w:rPr>
      <w:rFonts w:ascii="Segoe UI" w:hAnsi="Segoe UI" w:cs="Segoe UI"/>
      <w:sz w:val="18"/>
      <w:szCs w:val="18"/>
      <w:lang w:val="da-DK"/>
    </w:rPr>
  </w:style>
  <w:style w:type="character" w:styleId="Kommentarhenvisning">
    <w:name w:val="annotation reference"/>
    <w:basedOn w:val="Standardskrifttypeiafsnit"/>
    <w:uiPriority w:val="99"/>
    <w:semiHidden/>
    <w:unhideWhenUsed/>
    <w:rsid w:val="00777A29"/>
    <w:rPr>
      <w:sz w:val="16"/>
      <w:szCs w:val="16"/>
    </w:rPr>
  </w:style>
  <w:style w:type="paragraph" w:styleId="Kommentartekst">
    <w:name w:val="annotation text"/>
    <w:basedOn w:val="Normal"/>
    <w:link w:val="KommentartekstTegn"/>
    <w:uiPriority w:val="99"/>
    <w:semiHidden/>
    <w:unhideWhenUsed/>
    <w:rsid w:val="00777A29"/>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777A29"/>
    <w:rPr>
      <w:sz w:val="20"/>
      <w:szCs w:val="20"/>
      <w:lang w:val="da-DK"/>
    </w:rPr>
  </w:style>
  <w:style w:type="paragraph" w:styleId="Kommentaremne">
    <w:name w:val="annotation subject"/>
    <w:basedOn w:val="Kommentartekst"/>
    <w:next w:val="Kommentartekst"/>
    <w:link w:val="KommentaremneTegn"/>
    <w:uiPriority w:val="99"/>
    <w:semiHidden/>
    <w:unhideWhenUsed/>
    <w:rsid w:val="00777A29"/>
    <w:rPr>
      <w:b/>
      <w:bCs/>
    </w:rPr>
  </w:style>
  <w:style w:type="character" w:customStyle="1" w:styleId="KommentaremneTegn">
    <w:name w:val="Kommentaremne Tegn"/>
    <w:basedOn w:val="KommentartekstTegn"/>
    <w:link w:val="Kommentaremne"/>
    <w:uiPriority w:val="99"/>
    <w:semiHidden/>
    <w:rsid w:val="00777A29"/>
    <w:rPr>
      <w:b/>
      <w:bCs/>
      <w:sz w:val="20"/>
      <w:szCs w:val="20"/>
      <w:lang w:val="da-DK"/>
    </w:rPr>
  </w:style>
  <w:style w:type="paragraph" w:styleId="Titel">
    <w:name w:val="Title"/>
    <w:basedOn w:val="Normal"/>
    <w:next w:val="Normal"/>
    <w:link w:val="TitelTegn"/>
    <w:uiPriority w:val="10"/>
    <w:qFormat/>
    <w:rsid w:val="009B6A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B6A1F"/>
    <w:rPr>
      <w:rFonts w:asciiTheme="majorHAnsi" w:eastAsiaTheme="majorEastAsia" w:hAnsiTheme="majorHAnsi" w:cstheme="majorBidi"/>
      <w:spacing w:val="-10"/>
      <w:kern w:val="28"/>
      <w:sz w:val="56"/>
      <w:szCs w:val="56"/>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msdn.microsoft.com/en-us/library/system.windows.forms.openfiledialog(v=vs.110).aspx"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youtube.com/watch?v=1oBHpE7H12A"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1437</Words>
  <Characters>7290</Characters>
  <Application>Microsoft Office Word</Application>
  <DocSecurity>0</DocSecurity>
  <Lines>316</Lines>
  <Paragraphs>249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Sune Kofoed Svendsen</dc:creator>
  <cp:keywords/>
  <dc:description/>
  <cp:lastModifiedBy>Laila Kofoed</cp:lastModifiedBy>
  <cp:revision>2</cp:revision>
  <dcterms:created xsi:type="dcterms:W3CDTF">2017-06-20T16:31:00Z</dcterms:created>
  <dcterms:modified xsi:type="dcterms:W3CDTF">2017-06-20T16:31:00Z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